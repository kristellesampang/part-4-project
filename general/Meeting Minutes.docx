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D8D7" w14:textId="0464F3A8" w:rsidR="00502DDC" w:rsidRPr="001E1417" w:rsidRDefault="00502DDC">
      <w:pPr>
        <w:rPr>
          <w:rFonts w:ascii="Bahnschrift" w:hAnsi="Bahnschrift" w:cs="Times New Roman"/>
          <w:sz w:val="28"/>
          <w:szCs w:val="28"/>
        </w:rPr>
      </w:pPr>
      <w:r w:rsidRPr="001E1417">
        <w:rPr>
          <w:rFonts w:ascii="Bahnschrift" w:hAnsi="Bahnschrift" w:cs="Times New Roman"/>
          <w:b/>
          <w:bCs/>
          <w:sz w:val="28"/>
          <w:szCs w:val="28"/>
          <w:u w:val="single"/>
        </w:rPr>
        <w:t>Meeting Details:</w:t>
      </w:r>
      <w:r w:rsidRPr="001E1417">
        <w:rPr>
          <w:rFonts w:ascii="Bahnschrift" w:hAnsi="Bahnschrift" w:cs="Times New Roman"/>
          <w:sz w:val="28"/>
          <w:szCs w:val="28"/>
          <w:u w:val="single"/>
        </w:rPr>
        <w:br/>
      </w:r>
      <w:r w:rsidRPr="001E1417">
        <w:rPr>
          <w:rFonts w:ascii="Bahnschrift" w:hAnsi="Bahnschrift" w:cs="Times New Roman"/>
        </w:rPr>
        <w:t>Date: 6/03/25</w:t>
      </w:r>
      <w:r w:rsidRPr="001E1417">
        <w:rPr>
          <w:rFonts w:ascii="Bahnschrift" w:hAnsi="Bahnschrift" w:cs="Times New Roman"/>
        </w:rPr>
        <w:br/>
        <w:t xml:space="preserve">Location: </w:t>
      </w:r>
      <w:proofErr w:type="spellStart"/>
      <w:r w:rsidRPr="001E1417">
        <w:rPr>
          <w:rFonts w:ascii="Bahnschrift" w:hAnsi="Bahnschrift" w:cs="Times New Roman"/>
        </w:rPr>
        <w:t>Mortezza’s</w:t>
      </w:r>
      <w:proofErr w:type="spellEnd"/>
      <w:r w:rsidRPr="001E1417">
        <w:rPr>
          <w:rFonts w:ascii="Bahnschrift" w:hAnsi="Bahnschrift" w:cs="Times New Roman"/>
        </w:rPr>
        <w:t xml:space="preserve"> Office</w:t>
      </w:r>
      <w:r w:rsidRPr="001E1417">
        <w:rPr>
          <w:rFonts w:ascii="Bahnschrift" w:hAnsi="Bahnschrift" w:cs="Times New Roman"/>
        </w:rPr>
        <w:br/>
        <w:t>Minute Taker: Pratham</w:t>
      </w:r>
      <w:r w:rsidRPr="001E1417">
        <w:rPr>
          <w:rFonts w:ascii="Bahnschrift" w:hAnsi="Bahnschrift" w:cs="Times New Roman"/>
        </w:rPr>
        <w:br/>
        <w:t>Members Present:</w:t>
      </w:r>
    </w:p>
    <w:p w14:paraId="6479CDAB" w14:textId="77777777" w:rsidR="0079422D" w:rsidRPr="001E1417" w:rsidRDefault="0079422D">
      <w:pPr>
        <w:rPr>
          <w:rFonts w:ascii="Bahnschrift" w:hAnsi="Bahnschrift" w:cs="Times New Roman"/>
          <w:b/>
          <w:bCs/>
          <w:sz w:val="28"/>
          <w:szCs w:val="28"/>
          <w:u w:val="single"/>
        </w:rPr>
      </w:pPr>
    </w:p>
    <w:p w14:paraId="72BA866A" w14:textId="77777777" w:rsidR="0079422D" w:rsidRPr="001E1417" w:rsidRDefault="0079422D">
      <w:pPr>
        <w:rPr>
          <w:rFonts w:ascii="Bahnschrift" w:hAnsi="Bahnschrift" w:cs="Times New Roman"/>
          <w:b/>
          <w:bCs/>
          <w:sz w:val="28"/>
          <w:szCs w:val="28"/>
          <w:u w:val="single"/>
        </w:rPr>
      </w:pPr>
    </w:p>
    <w:p w14:paraId="3379006A" w14:textId="2FD3FDC0" w:rsidR="00502DDC" w:rsidRPr="001E1417" w:rsidRDefault="00502DDC">
      <w:pPr>
        <w:rPr>
          <w:rFonts w:ascii="Bahnschrift" w:hAnsi="Bahnschrift" w:cs="Times New Roman"/>
          <w:b/>
          <w:bCs/>
          <w:sz w:val="28"/>
          <w:szCs w:val="28"/>
          <w:u w:val="single"/>
        </w:rPr>
      </w:pPr>
      <w:r w:rsidRPr="001E1417">
        <w:rPr>
          <w:rFonts w:ascii="Bahnschrift" w:hAnsi="Bahnschrift" w:cs="Times New Roman"/>
          <w:b/>
          <w:bCs/>
          <w:sz w:val="28"/>
          <w:szCs w:val="28"/>
          <w:u w:val="single"/>
        </w:rPr>
        <w:t>Meeting Agenda:</w:t>
      </w:r>
    </w:p>
    <w:p w14:paraId="75A788B1" w14:textId="3FA4FEB3" w:rsidR="00502DDC" w:rsidRPr="001E1417" w:rsidRDefault="0079422D" w:rsidP="0079422D">
      <w:pPr>
        <w:pStyle w:val="ListParagraph"/>
        <w:numPr>
          <w:ilvl w:val="0"/>
          <w:numId w:val="2"/>
        </w:numPr>
        <w:rPr>
          <w:rFonts w:ascii="Bahnschrift" w:hAnsi="Bahnschrift" w:cs="Times New Roman"/>
        </w:rPr>
      </w:pPr>
      <w:r w:rsidRPr="001E1417">
        <w:rPr>
          <w:rFonts w:ascii="Bahnschrift" w:hAnsi="Bahnschrift" w:cs="Times New Roman"/>
        </w:rPr>
        <w:t xml:space="preserve">Discuss what the plan is for the upcoming weeks in terms of research </w:t>
      </w:r>
    </w:p>
    <w:p w14:paraId="26FD1724" w14:textId="391D7956" w:rsidR="0079422D" w:rsidRPr="001E1417" w:rsidRDefault="0079422D" w:rsidP="0079422D">
      <w:pPr>
        <w:pStyle w:val="ListParagraph"/>
        <w:numPr>
          <w:ilvl w:val="0"/>
          <w:numId w:val="2"/>
        </w:numPr>
        <w:rPr>
          <w:rFonts w:ascii="Bahnschrift" w:hAnsi="Bahnschrift" w:cs="Times New Roman"/>
        </w:rPr>
      </w:pPr>
      <w:r w:rsidRPr="001E1417">
        <w:rPr>
          <w:rFonts w:ascii="Bahnschrift" w:hAnsi="Bahnschrift" w:cs="Times New Roman"/>
        </w:rPr>
        <w:t xml:space="preserve">Ask some questions about room availability </w:t>
      </w:r>
    </w:p>
    <w:p w14:paraId="247B1DA0" w14:textId="4DB47687" w:rsidR="0079422D" w:rsidRPr="001E1417" w:rsidRDefault="0079422D" w:rsidP="0079422D">
      <w:pPr>
        <w:pStyle w:val="ListParagraph"/>
        <w:numPr>
          <w:ilvl w:val="0"/>
          <w:numId w:val="2"/>
        </w:numPr>
        <w:rPr>
          <w:rFonts w:ascii="Bahnschrift" w:hAnsi="Bahnschrift" w:cs="Times New Roman"/>
        </w:rPr>
      </w:pPr>
      <w:r w:rsidRPr="001E1417">
        <w:rPr>
          <w:rFonts w:ascii="Bahnschrift" w:hAnsi="Bahnschrift" w:cs="Times New Roman"/>
        </w:rPr>
        <w:t>Ask about the physicality of our final demonstration</w:t>
      </w:r>
    </w:p>
    <w:p w14:paraId="5F5450F8" w14:textId="77777777" w:rsidR="00502DDC" w:rsidRPr="001E1417" w:rsidRDefault="00502DDC">
      <w:pPr>
        <w:rPr>
          <w:rFonts w:ascii="Bahnschrift" w:hAnsi="Bahnschrift" w:cs="Times New Roman"/>
          <w:sz w:val="28"/>
          <w:szCs w:val="28"/>
        </w:rPr>
      </w:pPr>
    </w:p>
    <w:p w14:paraId="33F34843" w14:textId="77777777" w:rsidR="00502DDC" w:rsidRPr="001E1417" w:rsidRDefault="00502DDC">
      <w:pPr>
        <w:rPr>
          <w:rFonts w:ascii="Bahnschrift" w:hAnsi="Bahnschrift" w:cs="Times New Roman"/>
          <w:sz w:val="28"/>
          <w:szCs w:val="28"/>
        </w:rPr>
      </w:pPr>
    </w:p>
    <w:p w14:paraId="72D8DB60" w14:textId="2BB90195" w:rsidR="00502DDC" w:rsidRPr="001E1417" w:rsidRDefault="00502DDC">
      <w:pPr>
        <w:rPr>
          <w:rFonts w:ascii="Bahnschrift" w:hAnsi="Bahnschrift" w:cs="Times New Roman"/>
          <w:b/>
          <w:bCs/>
          <w:sz w:val="28"/>
          <w:szCs w:val="28"/>
          <w:u w:val="single"/>
        </w:rPr>
      </w:pPr>
      <w:r w:rsidRPr="001E1417">
        <w:rPr>
          <w:rFonts w:ascii="Bahnschrift" w:hAnsi="Bahnschrift" w:cs="Times New Roman"/>
          <w:b/>
          <w:bCs/>
          <w:sz w:val="28"/>
          <w:szCs w:val="28"/>
          <w:u w:val="single"/>
        </w:rPr>
        <w:t>Recent Achievements:</w:t>
      </w:r>
    </w:p>
    <w:p w14:paraId="7AE8C380" w14:textId="1B730EF5" w:rsidR="00502DDC" w:rsidRPr="001E1417" w:rsidRDefault="0079422D" w:rsidP="0079422D">
      <w:pPr>
        <w:pStyle w:val="ListParagraph"/>
        <w:numPr>
          <w:ilvl w:val="0"/>
          <w:numId w:val="6"/>
        </w:numPr>
        <w:rPr>
          <w:rFonts w:ascii="Bahnschrift" w:hAnsi="Bahnschrift" w:cs="Times New Roman"/>
        </w:rPr>
      </w:pPr>
      <w:r w:rsidRPr="001E1417">
        <w:rPr>
          <w:rFonts w:ascii="Bahnschrift" w:hAnsi="Bahnschrift" w:cs="Times New Roman"/>
        </w:rPr>
        <w:t xml:space="preserve">Completed 3 years of engineering </w:t>
      </w:r>
      <w:proofErr w:type="spellStart"/>
      <w:r w:rsidRPr="001E1417">
        <w:rPr>
          <w:rFonts w:ascii="Bahnschrift" w:hAnsi="Bahnschrift" w:cs="Times New Roman"/>
        </w:rPr>
        <w:t>yayyy</w:t>
      </w:r>
      <w:proofErr w:type="spellEnd"/>
      <w:r w:rsidR="00502DDC" w:rsidRPr="001E1417">
        <w:rPr>
          <w:rFonts w:ascii="Bahnschrift" w:hAnsi="Bahnschrift" w:cs="Times New Roman"/>
          <w:b/>
          <w:bCs/>
          <w:sz w:val="28"/>
          <w:szCs w:val="28"/>
          <w:u w:val="single"/>
        </w:rPr>
        <w:br/>
      </w:r>
    </w:p>
    <w:p w14:paraId="51C9F18D" w14:textId="28E288DE" w:rsidR="00502DDC" w:rsidRPr="001E1417" w:rsidRDefault="00502DDC">
      <w:pPr>
        <w:rPr>
          <w:rFonts w:ascii="Bahnschrift" w:hAnsi="Bahnschrift" w:cs="Times New Roman"/>
          <w:b/>
          <w:bCs/>
          <w:sz w:val="28"/>
          <w:szCs w:val="28"/>
        </w:rPr>
      </w:pPr>
    </w:p>
    <w:p w14:paraId="46D8EE0C" w14:textId="77777777" w:rsidR="0079422D" w:rsidRPr="001E1417" w:rsidRDefault="0079422D">
      <w:pPr>
        <w:rPr>
          <w:rFonts w:ascii="Bahnschrift" w:hAnsi="Bahnschrift" w:cs="Times New Roman"/>
          <w:b/>
          <w:bCs/>
          <w:sz w:val="28"/>
          <w:szCs w:val="28"/>
          <w:u w:val="single"/>
        </w:rPr>
      </w:pPr>
    </w:p>
    <w:p w14:paraId="773BB4E0" w14:textId="77777777" w:rsidR="0079422D" w:rsidRPr="001E1417" w:rsidRDefault="0079422D">
      <w:pPr>
        <w:rPr>
          <w:rFonts w:ascii="Bahnschrift" w:hAnsi="Bahnschrift" w:cs="Times New Roman"/>
          <w:b/>
          <w:bCs/>
          <w:sz w:val="28"/>
          <w:szCs w:val="28"/>
          <w:u w:val="single"/>
        </w:rPr>
      </w:pPr>
    </w:p>
    <w:p w14:paraId="611A8EA6" w14:textId="185B8058" w:rsidR="00502DDC" w:rsidRPr="001E1417" w:rsidRDefault="00502DDC">
      <w:pPr>
        <w:rPr>
          <w:rFonts w:ascii="Bahnschrift" w:hAnsi="Bahnschrift" w:cs="Times New Roman"/>
          <w:b/>
          <w:bCs/>
          <w:sz w:val="28"/>
          <w:szCs w:val="28"/>
          <w:u w:val="single"/>
        </w:rPr>
      </w:pPr>
      <w:r w:rsidRPr="001E1417">
        <w:rPr>
          <w:rFonts w:ascii="Bahnschrift" w:hAnsi="Bahnschrift" w:cs="Times New Roman"/>
          <w:b/>
          <w:bCs/>
          <w:sz w:val="28"/>
          <w:szCs w:val="28"/>
          <w:u w:val="single"/>
        </w:rPr>
        <w:t>Meeting Discussion</w:t>
      </w:r>
      <w:r w:rsidR="0079422D" w:rsidRPr="001E1417">
        <w:rPr>
          <w:rFonts w:ascii="Bahnschrift" w:hAnsi="Bahnschrift" w:cs="Times New Roman"/>
          <w:b/>
          <w:bCs/>
          <w:sz w:val="28"/>
          <w:szCs w:val="28"/>
          <w:u w:val="single"/>
        </w:rPr>
        <w:t>s &amp; Outcomes</w:t>
      </w:r>
      <w:r w:rsidRPr="001E1417">
        <w:rPr>
          <w:rFonts w:ascii="Bahnschrift" w:hAnsi="Bahnschrift" w:cs="Times New Roman"/>
          <w:b/>
          <w:bCs/>
          <w:sz w:val="28"/>
          <w:szCs w:val="28"/>
          <w:u w:val="single"/>
        </w:rPr>
        <w:t>:</w:t>
      </w:r>
    </w:p>
    <w:p w14:paraId="7ED047AD" w14:textId="5399C3FD" w:rsidR="0079422D" w:rsidRPr="001E1417" w:rsidRDefault="0079422D" w:rsidP="0079422D">
      <w:pPr>
        <w:pStyle w:val="ListParagraph"/>
        <w:numPr>
          <w:ilvl w:val="0"/>
          <w:numId w:val="5"/>
        </w:numPr>
        <w:rPr>
          <w:rFonts w:ascii="Bahnschrift" w:hAnsi="Bahnschrift" w:cs="Times New Roman"/>
          <w:sz w:val="28"/>
          <w:szCs w:val="28"/>
        </w:rPr>
      </w:pPr>
      <w:r w:rsidRPr="001E1417">
        <w:rPr>
          <w:rFonts w:ascii="Bahnschrift" w:hAnsi="Bahnschrift" w:cs="Times New Roman"/>
        </w:rPr>
        <w:t xml:space="preserve">Systolic Arrays </w:t>
      </w:r>
      <w:r w:rsidRPr="001E1417">
        <w:rPr>
          <w:rFonts w:ascii="Bahnschrift" w:hAnsi="Bahnschrift" w:cs="Times New Roman"/>
          <w:i/>
          <w:iCs/>
        </w:rPr>
        <w:t xml:space="preserve">– </w:t>
      </w:r>
      <w:r w:rsidRPr="001E1417">
        <w:rPr>
          <w:rFonts w:ascii="Bahnschrift" w:hAnsi="Bahnschrift" w:cs="Times New Roman"/>
          <w:i/>
          <w:iCs/>
          <w:color w:val="0F9ED5" w:themeColor="accent4"/>
        </w:rPr>
        <w:t>Need to research on that</w:t>
      </w:r>
      <w:r w:rsidRPr="001E1417">
        <w:rPr>
          <w:rFonts w:ascii="Bahnschrift" w:hAnsi="Bahnschrift" w:cs="Times New Roman"/>
          <w:color w:val="0F9ED5" w:themeColor="accent4"/>
          <w:sz w:val="28"/>
          <w:szCs w:val="28"/>
        </w:rPr>
        <w:t xml:space="preserve"> </w:t>
      </w:r>
    </w:p>
    <w:p w14:paraId="1C6418EE" w14:textId="235901AD" w:rsidR="00843039" w:rsidRPr="001E1417" w:rsidRDefault="0079422D" w:rsidP="00843039">
      <w:pPr>
        <w:pStyle w:val="ListParagraph"/>
        <w:numPr>
          <w:ilvl w:val="0"/>
          <w:numId w:val="5"/>
        </w:numPr>
        <w:rPr>
          <w:rFonts w:ascii="Bahnschrift" w:hAnsi="Bahnschrift" w:cs="Times New Roman"/>
          <w:sz w:val="28"/>
          <w:szCs w:val="28"/>
        </w:rPr>
      </w:pPr>
      <w:r w:rsidRPr="001E1417">
        <w:rPr>
          <w:rFonts w:ascii="Bahnschrift" w:hAnsi="Bahnschrift" w:cs="Times New Roman"/>
        </w:rPr>
        <w:t xml:space="preserve">Project is not </w:t>
      </w:r>
      <w:r w:rsidR="00843039" w:rsidRPr="001E1417">
        <w:rPr>
          <w:rFonts w:ascii="Bahnschrift" w:hAnsi="Bahnschrift" w:cs="Times New Roman"/>
        </w:rPr>
        <w:t>completely</w:t>
      </w:r>
      <w:r w:rsidRPr="001E1417">
        <w:rPr>
          <w:rFonts w:ascii="Bahnschrift" w:hAnsi="Bahnschrift" w:cs="Times New Roman"/>
        </w:rPr>
        <w:t xml:space="preserve"> </w:t>
      </w:r>
      <w:proofErr w:type="gramStart"/>
      <w:r w:rsidRPr="001E1417">
        <w:rPr>
          <w:rFonts w:ascii="Bahnschrift" w:hAnsi="Bahnschrift" w:cs="Times New Roman"/>
        </w:rPr>
        <w:t>new</w:t>
      </w:r>
      <w:r w:rsidR="00843039" w:rsidRPr="001E1417">
        <w:rPr>
          <w:rFonts w:ascii="Bahnschrift" w:hAnsi="Bahnschrift" w:cs="Times New Roman"/>
        </w:rPr>
        <w:t>,</w:t>
      </w:r>
      <w:proofErr w:type="gramEnd"/>
      <w:r w:rsidR="00843039" w:rsidRPr="001E1417">
        <w:rPr>
          <w:rFonts w:ascii="Bahnschrift" w:hAnsi="Bahnschrift" w:cs="Times New Roman"/>
        </w:rPr>
        <w:t xml:space="preserve"> however we can research and add new information in this field.</w:t>
      </w:r>
    </w:p>
    <w:p w14:paraId="6EEF6C3A" w14:textId="5E66D0A9" w:rsidR="00843039" w:rsidRPr="001E1417" w:rsidRDefault="00843039" w:rsidP="00843039">
      <w:pPr>
        <w:pStyle w:val="ListParagraph"/>
        <w:numPr>
          <w:ilvl w:val="0"/>
          <w:numId w:val="5"/>
        </w:numPr>
        <w:rPr>
          <w:rFonts w:ascii="Bahnschrift" w:hAnsi="Bahnschrift" w:cs="Times New Roman"/>
          <w:sz w:val="28"/>
          <w:szCs w:val="28"/>
        </w:rPr>
      </w:pPr>
      <w:r w:rsidRPr="001E1417">
        <w:rPr>
          <w:rFonts w:ascii="Bahnschrift" w:hAnsi="Bahnschrift" w:cs="Times New Roman"/>
        </w:rPr>
        <w:t>Personal lab will be available after completing inductions in week 3.</w:t>
      </w:r>
    </w:p>
    <w:p w14:paraId="3120BD38" w14:textId="77777777" w:rsidR="0079422D" w:rsidRPr="001E1417" w:rsidRDefault="0079422D" w:rsidP="0079422D">
      <w:pPr>
        <w:rPr>
          <w:rFonts w:ascii="Bahnschrift" w:hAnsi="Bahnschrift" w:cs="Times New Roman"/>
          <w:b/>
          <w:bCs/>
          <w:sz w:val="28"/>
          <w:szCs w:val="28"/>
        </w:rPr>
      </w:pPr>
    </w:p>
    <w:p w14:paraId="57C8D888" w14:textId="77777777" w:rsidR="0079422D" w:rsidRPr="001E1417" w:rsidRDefault="0079422D" w:rsidP="0079422D">
      <w:pPr>
        <w:rPr>
          <w:rFonts w:ascii="Bahnschrift" w:hAnsi="Bahnschrift" w:cs="Times New Roman"/>
          <w:b/>
          <w:bCs/>
          <w:sz w:val="28"/>
          <w:szCs w:val="28"/>
        </w:rPr>
      </w:pPr>
    </w:p>
    <w:p w14:paraId="6DA6409A" w14:textId="22B1D413" w:rsidR="00502DDC" w:rsidRPr="001E1417" w:rsidRDefault="0079422D">
      <w:pPr>
        <w:rPr>
          <w:rFonts w:ascii="Bahnschrift" w:hAnsi="Bahnschrift" w:cs="Times New Roman"/>
          <w:b/>
          <w:bCs/>
          <w:sz w:val="28"/>
          <w:szCs w:val="28"/>
          <w:u w:val="single"/>
        </w:rPr>
      </w:pPr>
      <w:r w:rsidRPr="001E1417">
        <w:rPr>
          <w:rFonts w:ascii="Bahnschrift" w:hAnsi="Bahnschrift" w:cs="Times New Roman"/>
          <w:b/>
          <w:bCs/>
          <w:sz w:val="28"/>
          <w:szCs w:val="28"/>
          <w:u w:val="single"/>
        </w:rPr>
        <w:t>To-Do:</w:t>
      </w:r>
    </w:p>
    <w:p w14:paraId="2FE85499" w14:textId="353894CE" w:rsidR="0079422D" w:rsidRPr="001E1417" w:rsidRDefault="004000BA" w:rsidP="004000BA">
      <w:pPr>
        <w:pStyle w:val="ListParagraph"/>
        <w:numPr>
          <w:ilvl w:val="0"/>
          <w:numId w:val="7"/>
        </w:numPr>
        <w:rPr>
          <w:rFonts w:ascii="Bahnschrift" w:hAnsi="Bahnschrift" w:cs="Times New Roman"/>
        </w:rPr>
      </w:pPr>
      <w:r w:rsidRPr="001E1417">
        <w:rPr>
          <w:rFonts w:ascii="Bahnschrift" w:hAnsi="Bahnschrift" w:cs="Times New Roman"/>
        </w:rPr>
        <w:t xml:space="preserve">Research information about NPUs and their impact on improving machine learning on the university library or IEEE </w:t>
      </w:r>
      <w:proofErr w:type="spellStart"/>
      <w:r w:rsidRPr="001E1417">
        <w:rPr>
          <w:rFonts w:ascii="Bahnschrift" w:hAnsi="Bahnschrift" w:cs="Times New Roman"/>
        </w:rPr>
        <w:t>xplore</w:t>
      </w:r>
      <w:proofErr w:type="spellEnd"/>
      <w:r w:rsidRPr="001E1417">
        <w:rPr>
          <w:rFonts w:ascii="Bahnschrift" w:hAnsi="Bahnschrift" w:cs="Times New Roman"/>
        </w:rPr>
        <w:t>.</w:t>
      </w:r>
    </w:p>
    <w:p w14:paraId="12EF641F" w14:textId="77777777" w:rsidR="0079422D" w:rsidRPr="001E1417" w:rsidRDefault="0079422D">
      <w:pPr>
        <w:rPr>
          <w:rFonts w:ascii="Bahnschrift" w:hAnsi="Bahnschrift" w:cs="Times New Roman"/>
          <w:b/>
          <w:bCs/>
          <w:sz w:val="28"/>
          <w:szCs w:val="28"/>
          <w:u w:val="single"/>
        </w:rPr>
      </w:pPr>
    </w:p>
    <w:p w14:paraId="3AB71BAD" w14:textId="77777777" w:rsidR="0079422D" w:rsidRPr="001E1417" w:rsidRDefault="0079422D">
      <w:pPr>
        <w:rPr>
          <w:rFonts w:ascii="Bahnschrift" w:hAnsi="Bahnschrift" w:cs="Times New Roman"/>
          <w:b/>
          <w:bCs/>
          <w:sz w:val="28"/>
          <w:szCs w:val="28"/>
          <w:u w:val="single"/>
        </w:rPr>
      </w:pPr>
    </w:p>
    <w:p w14:paraId="28068A98" w14:textId="77777777" w:rsidR="0079422D" w:rsidRPr="001E1417" w:rsidRDefault="0079422D">
      <w:pPr>
        <w:rPr>
          <w:rFonts w:ascii="Bahnschrift" w:hAnsi="Bahnschrift" w:cs="Times New Roman"/>
          <w:b/>
          <w:bCs/>
          <w:sz w:val="28"/>
          <w:szCs w:val="28"/>
          <w:u w:val="single"/>
        </w:rPr>
      </w:pPr>
    </w:p>
    <w:p w14:paraId="740E149B" w14:textId="0CD1EC74" w:rsidR="0079422D" w:rsidRPr="001E1417" w:rsidRDefault="0079422D">
      <w:pPr>
        <w:rPr>
          <w:rFonts w:ascii="Bahnschrift" w:hAnsi="Bahnschrift" w:cs="Times New Roman"/>
          <w:b/>
          <w:bCs/>
          <w:sz w:val="28"/>
          <w:szCs w:val="28"/>
          <w:u w:val="single"/>
        </w:rPr>
      </w:pPr>
      <w:r w:rsidRPr="001E1417">
        <w:rPr>
          <w:rFonts w:ascii="Bahnschrift" w:hAnsi="Bahnschrift" w:cs="Times New Roman"/>
          <w:b/>
          <w:bCs/>
          <w:sz w:val="28"/>
          <w:szCs w:val="28"/>
          <w:u w:val="single"/>
        </w:rPr>
        <w:t>Deadlines:</w:t>
      </w:r>
    </w:p>
    <w:p w14:paraId="257EAC58" w14:textId="0AB23456" w:rsidR="0079422D" w:rsidRPr="001E1417" w:rsidRDefault="0079422D" w:rsidP="0079422D">
      <w:pPr>
        <w:pStyle w:val="ListParagraph"/>
        <w:numPr>
          <w:ilvl w:val="0"/>
          <w:numId w:val="3"/>
        </w:numPr>
        <w:rPr>
          <w:rFonts w:ascii="Bahnschrift" w:hAnsi="Bahnschrift" w:cs="Times New Roman"/>
          <w:color w:val="FF0000"/>
          <w:sz w:val="28"/>
          <w:szCs w:val="28"/>
          <w:u w:val="single"/>
        </w:rPr>
      </w:pPr>
      <w:r w:rsidRPr="001E1417">
        <w:rPr>
          <w:rFonts w:ascii="Bahnschrift" w:hAnsi="Bahnschrift" w:cs="Times New Roman"/>
          <w:color w:val="FF0000"/>
        </w:rPr>
        <w:t xml:space="preserve">Have </w:t>
      </w:r>
      <w:proofErr w:type="gramStart"/>
      <w:r w:rsidRPr="001E1417">
        <w:rPr>
          <w:rFonts w:ascii="Bahnschrift" w:hAnsi="Bahnschrift" w:cs="Times New Roman"/>
          <w:color w:val="FF0000"/>
        </w:rPr>
        <w:t>a basic foundation</w:t>
      </w:r>
      <w:proofErr w:type="gramEnd"/>
      <w:r w:rsidRPr="001E1417">
        <w:rPr>
          <w:rFonts w:ascii="Bahnschrift" w:hAnsi="Bahnschrift" w:cs="Times New Roman"/>
          <w:color w:val="FF0000"/>
        </w:rPr>
        <w:t xml:space="preserve"> of the project by the beginning of week 3 </w:t>
      </w:r>
      <w:r w:rsidRPr="001E1417">
        <w:rPr>
          <w:rFonts w:ascii="Bahnschrift" w:hAnsi="Bahnschrift" w:cs="Times New Roman"/>
          <w:i/>
          <w:iCs/>
          <w:color w:val="FF0000"/>
        </w:rPr>
        <w:t>(soft deadline)</w:t>
      </w:r>
      <w:r w:rsidRPr="001E1417">
        <w:rPr>
          <w:rFonts w:ascii="Bahnschrift" w:hAnsi="Bahnschrift" w:cs="Times New Roman"/>
          <w:color w:val="FF0000"/>
        </w:rPr>
        <w:t xml:space="preserve"> </w:t>
      </w:r>
    </w:p>
    <w:p w14:paraId="176E6A25" w14:textId="01EAD261" w:rsidR="0079422D" w:rsidRPr="001E1417" w:rsidRDefault="0079422D">
      <w:pPr>
        <w:rPr>
          <w:rFonts w:ascii="Bahnschrift" w:hAnsi="Bahnschrift" w:cs="Times New Roman"/>
          <w:b/>
          <w:bCs/>
          <w:sz w:val="28"/>
          <w:szCs w:val="28"/>
          <w:u w:val="single"/>
        </w:rPr>
      </w:pPr>
      <w:r w:rsidRPr="001E1417">
        <w:rPr>
          <w:rFonts w:ascii="Bahnschrift" w:hAnsi="Bahnschrift" w:cs="Times New Roman"/>
          <w:b/>
          <w:bCs/>
          <w:sz w:val="28"/>
          <w:szCs w:val="28"/>
          <w:u w:val="single"/>
        </w:rPr>
        <w:br w:type="page"/>
      </w:r>
    </w:p>
    <w:p w14:paraId="0BFEE4EA" w14:textId="77777777" w:rsidR="0079422D" w:rsidRPr="001E1417" w:rsidRDefault="0079422D" w:rsidP="0079422D">
      <w:pPr>
        <w:rPr>
          <w:rFonts w:ascii="Bahnschrift" w:hAnsi="Bahnschrift" w:cs="Times New Roman"/>
          <w:sz w:val="28"/>
          <w:szCs w:val="28"/>
        </w:rPr>
      </w:pPr>
      <w:r w:rsidRPr="001E1417">
        <w:rPr>
          <w:rFonts w:ascii="Bahnschrift" w:hAnsi="Bahnschrift" w:cs="Times New Roman"/>
          <w:b/>
          <w:bCs/>
          <w:sz w:val="28"/>
          <w:szCs w:val="28"/>
          <w:u w:val="single"/>
        </w:rPr>
        <w:lastRenderedPageBreak/>
        <w:t>Meeting Details:</w:t>
      </w:r>
      <w:r w:rsidRPr="001E1417">
        <w:rPr>
          <w:rFonts w:ascii="Bahnschrift" w:hAnsi="Bahnschrift" w:cs="Times New Roman"/>
          <w:sz w:val="28"/>
          <w:szCs w:val="28"/>
          <w:u w:val="single"/>
        </w:rPr>
        <w:br/>
      </w:r>
      <w:r w:rsidRPr="001E1417">
        <w:rPr>
          <w:rFonts w:ascii="Bahnschrift" w:hAnsi="Bahnschrift" w:cs="Times New Roman"/>
        </w:rPr>
        <w:t>Date: 6/03/25</w:t>
      </w:r>
      <w:r w:rsidRPr="001E1417">
        <w:rPr>
          <w:rFonts w:ascii="Bahnschrift" w:hAnsi="Bahnschrift" w:cs="Times New Roman"/>
        </w:rPr>
        <w:br/>
        <w:t xml:space="preserve">Location: </w:t>
      </w:r>
      <w:proofErr w:type="spellStart"/>
      <w:r w:rsidRPr="001E1417">
        <w:rPr>
          <w:rFonts w:ascii="Bahnschrift" w:hAnsi="Bahnschrift" w:cs="Times New Roman"/>
        </w:rPr>
        <w:t>Mortezza’s</w:t>
      </w:r>
      <w:proofErr w:type="spellEnd"/>
      <w:r w:rsidRPr="001E1417">
        <w:rPr>
          <w:rFonts w:ascii="Bahnschrift" w:hAnsi="Bahnschrift" w:cs="Times New Roman"/>
        </w:rPr>
        <w:t xml:space="preserve"> Office</w:t>
      </w:r>
      <w:r w:rsidRPr="001E1417">
        <w:rPr>
          <w:rFonts w:ascii="Bahnschrift" w:hAnsi="Bahnschrift" w:cs="Times New Roman"/>
        </w:rPr>
        <w:br/>
        <w:t>Minute Taker: Pratham</w:t>
      </w:r>
      <w:r w:rsidRPr="001E1417">
        <w:rPr>
          <w:rFonts w:ascii="Bahnschrift" w:hAnsi="Bahnschrift" w:cs="Times New Roman"/>
        </w:rPr>
        <w:br/>
        <w:t>Members Present:</w:t>
      </w:r>
    </w:p>
    <w:p w14:paraId="4CA0AE70" w14:textId="77777777" w:rsidR="0079422D" w:rsidRPr="001E1417" w:rsidRDefault="0079422D" w:rsidP="0079422D">
      <w:pPr>
        <w:rPr>
          <w:rFonts w:ascii="Bahnschrift" w:hAnsi="Bahnschrift" w:cs="Times New Roman"/>
          <w:b/>
          <w:bCs/>
          <w:sz w:val="28"/>
          <w:szCs w:val="28"/>
          <w:u w:val="single"/>
        </w:rPr>
      </w:pPr>
      <w:r w:rsidRPr="001E1417">
        <w:rPr>
          <w:rFonts w:ascii="Bahnschrift" w:hAnsi="Bahnschrift" w:cs="Times New Roman"/>
          <w:b/>
          <w:bCs/>
          <w:sz w:val="28"/>
          <w:szCs w:val="28"/>
          <w:u w:val="single"/>
        </w:rPr>
        <w:t>Meeting Agenda:</w:t>
      </w:r>
    </w:p>
    <w:p w14:paraId="3B59A343" w14:textId="64F29E7F" w:rsidR="0079422D" w:rsidRPr="001E1417" w:rsidRDefault="00F05C25" w:rsidP="0079422D">
      <w:pPr>
        <w:pStyle w:val="ListParagraph"/>
        <w:numPr>
          <w:ilvl w:val="0"/>
          <w:numId w:val="3"/>
        </w:numPr>
        <w:rPr>
          <w:rFonts w:ascii="Bahnschrift" w:hAnsi="Bahnschrift" w:cs="Times New Roman"/>
        </w:rPr>
      </w:pPr>
      <w:r w:rsidRPr="001E1417">
        <w:rPr>
          <w:rFonts w:ascii="Bahnschrift" w:hAnsi="Bahnschrift" w:cs="Times New Roman"/>
        </w:rPr>
        <w:t>Discuss about next steps</w:t>
      </w:r>
      <w:r w:rsidR="004447CB" w:rsidRPr="001E1417">
        <w:rPr>
          <w:rFonts w:ascii="Bahnschrift" w:hAnsi="Bahnschrift" w:cs="Times New Roman"/>
        </w:rPr>
        <w:t xml:space="preserve"> and ask for advice on how to learn about machine learning</w:t>
      </w:r>
    </w:p>
    <w:p w14:paraId="78D90380" w14:textId="77777777" w:rsidR="0079422D" w:rsidRPr="001E1417" w:rsidRDefault="0079422D" w:rsidP="0079422D">
      <w:pPr>
        <w:rPr>
          <w:rFonts w:ascii="Bahnschrift" w:hAnsi="Bahnschrift" w:cs="Times New Roman"/>
          <w:b/>
          <w:bCs/>
          <w:sz w:val="28"/>
          <w:szCs w:val="28"/>
          <w:u w:val="single"/>
        </w:rPr>
      </w:pPr>
      <w:r w:rsidRPr="001E1417">
        <w:rPr>
          <w:rFonts w:ascii="Bahnschrift" w:hAnsi="Bahnschrift" w:cs="Times New Roman"/>
          <w:b/>
          <w:bCs/>
          <w:sz w:val="28"/>
          <w:szCs w:val="28"/>
          <w:u w:val="single"/>
        </w:rPr>
        <w:t>Recent Achievements:</w:t>
      </w:r>
    </w:p>
    <w:p w14:paraId="1E670E7C" w14:textId="77777777" w:rsidR="004659BE" w:rsidRPr="001E1417" w:rsidRDefault="00A4765C" w:rsidP="00446600">
      <w:pPr>
        <w:pStyle w:val="ListParagraph"/>
        <w:numPr>
          <w:ilvl w:val="0"/>
          <w:numId w:val="3"/>
        </w:numPr>
        <w:rPr>
          <w:rFonts w:ascii="Bahnschrift" w:hAnsi="Bahnschrift" w:cs="Times New Roman"/>
        </w:rPr>
      </w:pPr>
      <w:r w:rsidRPr="001E1417">
        <w:rPr>
          <w:rFonts w:ascii="Bahnschrift" w:hAnsi="Bahnschrift" w:cs="Times New Roman"/>
        </w:rPr>
        <w:t xml:space="preserve">Attempted </w:t>
      </w:r>
      <w:r w:rsidR="00446600" w:rsidRPr="001E1417">
        <w:rPr>
          <w:rFonts w:ascii="Bahnschrift" w:hAnsi="Bahnschrift" w:cs="Times New Roman"/>
        </w:rPr>
        <w:t>to find some papers for research</w:t>
      </w:r>
    </w:p>
    <w:p w14:paraId="51310E56" w14:textId="2569AA3A" w:rsidR="000035F0" w:rsidRPr="001E1417" w:rsidRDefault="004659BE" w:rsidP="0079422D">
      <w:pPr>
        <w:pStyle w:val="ListParagraph"/>
        <w:numPr>
          <w:ilvl w:val="0"/>
          <w:numId w:val="3"/>
        </w:numPr>
        <w:rPr>
          <w:rFonts w:ascii="Bahnschrift" w:hAnsi="Bahnschrift" w:cs="Times New Roman"/>
        </w:rPr>
      </w:pPr>
      <w:r w:rsidRPr="001E1417">
        <w:rPr>
          <w:rFonts w:ascii="Bahnschrift" w:hAnsi="Bahnschrift" w:cs="Times New Roman"/>
        </w:rPr>
        <w:t xml:space="preserve">Created </w:t>
      </w:r>
      <w:proofErr w:type="spellStart"/>
      <w:r w:rsidRPr="001E1417">
        <w:rPr>
          <w:rFonts w:ascii="Bahnschrift" w:hAnsi="Bahnschrift" w:cs="Times New Roman"/>
        </w:rPr>
        <w:t>sharepoint</w:t>
      </w:r>
      <w:proofErr w:type="spellEnd"/>
      <w:r w:rsidRPr="001E1417">
        <w:rPr>
          <w:rFonts w:ascii="Bahnschrift" w:hAnsi="Bahnschrift" w:cs="Times New Roman"/>
        </w:rPr>
        <w:t xml:space="preserve"> for collab file sharing</w:t>
      </w:r>
      <w:r w:rsidR="0079422D" w:rsidRPr="001E1417">
        <w:rPr>
          <w:rFonts w:ascii="Bahnschrift" w:hAnsi="Bahnschrift" w:cs="Times New Roman"/>
          <w:b/>
          <w:bCs/>
          <w:sz w:val="28"/>
          <w:szCs w:val="28"/>
          <w:u w:val="single"/>
        </w:rPr>
        <w:br/>
      </w:r>
    </w:p>
    <w:p w14:paraId="0602646C" w14:textId="63ABCF00" w:rsidR="0079422D" w:rsidRPr="001E1417" w:rsidRDefault="0079422D" w:rsidP="0079422D">
      <w:pPr>
        <w:rPr>
          <w:rFonts w:ascii="Bahnschrift" w:hAnsi="Bahnschrift" w:cs="Times New Roman"/>
          <w:b/>
          <w:bCs/>
          <w:sz w:val="28"/>
          <w:szCs w:val="28"/>
          <w:u w:val="single"/>
        </w:rPr>
      </w:pPr>
      <w:r w:rsidRPr="001E1417">
        <w:rPr>
          <w:rFonts w:ascii="Bahnschrift" w:hAnsi="Bahnschrift" w:cs="Times New Roman"/>
          <w:b/>
          <w:bCs/>
          <w:sz w:val="28"/>
          <w:szCs w:val="28"/>
          <w:u w:val="single"/>
        </w:rPr>
        <w:t>Meeting Discussions &amp; Outcomes:</w:t>
      </w:r>
    </w:p>
    <w:p w14:paraId="5E47E76D" w14:textId="211D5227" w:rsidR="004659BE" w:rsidRPr="001E1417" w:rsidRDefault="004659BE" w:rsidP="004659BE">
      <w:pPr>
        <w:pStyle w:val="ListParagraph"/>
        <w:numPr>
          <w:ilvl w:val="0"/>
          <w:numId w:val="9"/>
        </w:numPr>
        <w:rPr>
          <w:rFonts w:ascii="Bahnschrift" w:hAnsi="Bahnschrift" w:cs="Times New Roman"/>
        </w:rPr>
      </w:pPr>
      <w:r w:rsidRPr="001E1417">
        <w:rPr>
          <w:rFonts w:ascii="Bahnschrift" w:hAnsi="Bahnschrift" w:cs="Times New Roman"/>
        </w:rPr>
        <w:t xml:space="preserve">Use </w:t>
      </w:r>
      <w:proofErr w:type="spellStart"/>
      <w:r w:rsidRPr="001E1417">
        <w:rPr>
          <w:rFonts w:ascii="Bahnschrift" w:hAnsi="Bahnschrift" w:cs="Times New Roman"/>
        </w:rPr>
        <w:t>dropbox</w:t>
      </w:r>
      <w:proofErr w:type="spellEnd"/>
      <w:r w:rsidRPr="001E1417">
        <w:rPr>
          <w:rFonts w:ascii="Bahnschrift" w:hAnsi="Bahnschrift" w:cs="Times New Roman"/>
        </w:rPr>
        <w:t xml:space="preserve"> for sharing with Morteza.</w:t>
      </w:r>
    </w:p>
    <w:p w14:paraId="51E2ABC0" w14:textId="53C5978D" w:rsidR="00C20A66" w:rsidRPr="001E1417" w:rsidRDefault="00C20A66" w:rsidP="00F05C25">
      <w:pPr>
        <w:pStyle w:val="ListParagraph"/>
        <w:numPr>
          <w:ilvl w:val="0"/>
          <w:numId w:val="3"/>
        </w:numPr>
        <w:rPr>
          <w:rFonts w:ascii="Bahnschrift" w:hAnsi="Bahnschrift" w:cs="Times New Roman"/>
        </w:rPr>
      </w:pPr>
      <w:r w:rsidRPr="001E1417">
        <w:rPr>
          <w:rFonts w:ascii="Bahnschrift" w:hAnsi="Bahnschrift" w:cs="Times New Roman"/>
        </w:rPr>
        <w:t>Morteza:</w:t>
      </w:r>
    </w:p>
    <w:p w14:paraId="25CD55F6" w14:textId="47E907F2" w:rsidR="00F05C25" w:rsidRPr="001E1417" w:rsidRDefault="00F05C25" w:rsidP="00C20A66">
      <w:pPr>
        <w:pStyle w:val="ListParagraph"/>
        <w:numPr>
          <w:ilvl w:val="1"/>
          <w:numId w:val="3"/>
        </w:numPr>
        <w:rPr>
          <w:rFonts w:ascii="Bahnschrift" w:hAnsi="Bahnschrift" w:cs="Times New Roman"/>
          <w:b/>
          <w:bCs/>
          <w:sz w:val="28"/>
          <w:szCs w:val="28"/>
          <w:u w:val="single"/>
        </w:rPr>
      </w:pPr>
      <w:r w:rsidRPr="001E1417">
        <w:rPr>
          <w:rFonts w:ascii="Bahnschrift" w:hAnsi="Bahnschrift" w:cs="Times New Roman"/>
        </w:rPr>
        <w:t xml:space="preserve">Need to learn about what is </w:t>
      </w:r>
      <w:r w:rsidR="007B0A53" w:rsidRPr="001E1417">
        <w:rPr>
          <w:rFonts w:ascii="Bahnschrift" w:hAnsi="Bahnschrift" w:cs="Times New Roman"/>
        </w:rPr>
        <w:t xml:space="preserve">an NPU. </w:t>
      </w:r>
    </w:p>
    <w:p w14:paraId="03C4059B" w14:textId="1E81070B" w:rsidR="007B0A53" w:rsidRPr="001E1417" w:rsidRDefault="007B0A53" w:rsidP="00C20A66">
      <w:pPr>
        <w:pStyle w:val="ListParagraph"/>
        <w:numPr>
          <w:ilvl w:val="1"/>
          <w:numId w:val="3"/>
        </w:numPr>
        <w:rPr>
          <w:rFonts w:ascii="Bahnschrift" w:hAnsi="Bahnschrift" w:cs="Times New Roman"/>
          <w:b/>
          <w:bCs/>
          <w:sz w:val="28"/>
          <w:szCs w:val="28"/>
          <w:u w:val="single"/>
        </w:rPr>
      </w:pPr>
      <w:r w:rsidRPr="001E1417">
        <w:rPr>
          <w:rFonts w:ascii="Bahnschrift" w:hAnsi="Bahnschrift" w:cs="Times New Roman"/>
        </w:rPr>
        <w:t xml:space="preserve">Learn about the concept of </w:t>
      </w:r>
      <w:r w:rsidR="00A86ECA" w:rsidRPr="001E1417">
        <w:rPr>
          <w:rFonts w:ascii="Bahnschrift" w:hAnsi="Bahnschrift" w:cs="Times New Roman"/>
          <w:b/>
          <w:bCs/>
        </w:rPr>
        <w:t>systolic arrays.</w:t>
      </w:r>
    </w:p>
    <w:p w14:paraId="49A1BB3C" w14:textId="27DEE360" w:rsidR="00877F17" w:rsidRPr="001E1417" w:rsidRDefault="00A86ECA" w:rsidP="00CF57A3">
      <w:pPr>
        <w:pStyle w:val="ListParagraph"/>
        <w:numPr>
          <w:ilvl w:val="1"/>
          <w:numId w:val="3"/>
        </w:numPr>
        <w:rPr>
          <w:rFonts w:ascii="Bahnschrift" w:hAnsi="Bahnschrift" w:cs="Times New Roman"/>
          <w:b/>
          <w:bCs/>
          <w:sz w:val="28"/>
          <w:szCs w:val="28"/>
          <w:u w:val="single"/>
        </w:rPr>
      </w:pPr>
      <w:r w:rsidRPr="001E1417">
        <w:rPr>
          <w:rFonts w:ascii="Bahnschrift" w:hAnsi="Bahnschrift" w:cs="Times New Roman"/>
        </w:rPr>
        <w:t xml:space="preserve">Learn about how NPU communicates with the </w:t>
      </w:r>
      <w:r w:rsidR="009B01D9" w:rsidRPr="001E1417">
        <w:rPr>
          <w:rFonts w:ascii="Bahnschrift" w:hAnsi="Bahnschrift" w:cs="Times New Roman"/>
        </w:rPr>
        <w:t>processor</w:t>
      </w:r>
    </w:p>
    <w:p w14:paraId="140780A1" w14:textId="5DD3A240" w:rsidR="00490649" w:rsidRPr="001E1417" w:rsidRDefault="004447CB" w:rsidP="00CF57A3">
      <w:pPr>
        <w:pStyle w:val="ListParagraph"/>
        <w:numPr>
          <w:ilvl w:val="1"/>
          <w:numId w:val="3"/>
        </w:numPr>
        <w:rPr>
          <w:rFonts w:ascii="Bahnschrift" w:hAnsi="Bahnschrift" w:cs="Times New Roman"/>
          <w:b/>
          <w:bCs/>
          <w:sz w:val="28"/>
          <w:szCs w:val="28"/>
          <w:u w:val="single"/>
        </w:rPr>
      </w:pPr>
      <w:r w:rsidRPr="001E1417">
        <w:rPr>
          <w:rFonts w:ascii="Bahnschrift" w:hAnsi="Bahnschrift" w:cs="Times New Roman"/>
        </w:rPr>
        <w:t>The intention</w:t>
      </w:r>
      <w:r w:rsidR="00F44732" w:rsidRPr="001E1417">
        <w:rPr>
          <w:rFonts w:ascii="Bahnschrift" w:hAnsi="Bahnschrift" w:cs="Times New Roman"/>
        </w:rPr>
        <w:t xml:space="preserve"> of literature review is just to get feedback. It is not assessed.</w:t>
      </w:r>
    </w:p>
    <w:p w14:paraId="0FDCF5B5" w14:textId="1AC3A4EC" w:rsidR="000F76C1" w:rsidRPr="001E1417" w:rsidRDefault="006B6473" w:rsidP="000F76C1">
      <w:pPr>
        <w:pStyle w:val="ListParagraph"/>
        <w:numPr>
          <w:ilvl w:val="1"/>
          <w:numId w:val="3"/>
        </w:numPr>
        <w:rPr>
          <w:rFonts w:ascii="Bahnschrift" w:hAnsi="Bahnschrift" w:cs="Times New Roman"/>
          <w:b/>
          <w:bCs/>
          <w:sz w:val="28"/>
          <w:szCs w:val="28"/>
          <w:u w:val="single"/>
        </w:rPr>
      </w:pPr>
      <w:r w:rsidRPr="001E1417">
        <w:rPr>
          <w:rFonts w:ascii="Bahnschrift" w:hAnsi="Bahnschrift" w:cs="Times New Roman"/>
        </w:rPr>
        <w:t>Focus on CNN</w:t>
      </w:r>
    </w:p>
    <w:p w14:paraId="15B0AF0C" w14:textId="34E2CEC0" w:rsidR="002D35F3" w:rsidRPr="001E1417" w:rsidRDefault="002D35F3" w:rsidP="002D35F3">
      <w:pPr>
        <w:pStyle w:val="ListParagraph"/>
        <w:numPr>
          <w:ilvl w:val="1"/>
          <w:numId w:val="3"/>
        </w:numPr>
        <w:rPr>
          <w:rFonts w:ascii="Bahnschrift" w:hAnsi="Bahnschrift" w:cs="Times New Roman"/>
          <w:b/>
          <w:bCs/>
          <w:sz w:val="28"/>
          <w:szCs w:val="28"/>
          <w:u w:val="single"/>
        </w:rPr>
      </w:pPr>
      <w:r w:rsidRPr="001E1417">
        <w:rPr>
          <w:rFonts w:ascii="Bahnschrift" w:hAnsi="Bahnschrift" w:cs="Times New Roman"/>
        </w:rPr>
        <w:t xml:space="preserve">Look at matrix multiplication </w:t>
      </w:r>
      <w:r w:rsidR="00E56BFD" w:rsidRPr="001E1417">
        <w:rPr>
          <w:rFonts w:ascii="Bahnschrift" w:hAnsi="Bahnschrift" w:cs="Times New Roman"/>
        </w:rPr>
        <w:t xml:space="preserve">(convolution layers) </w:t>
      </w:r>
      <w:r w:rsidRPr="001E1417">
        <w:rPr>
          <w:rFonts w:ascii="Bahnschrift" w:hAnsi="Bahnschrift" w:cs="Times New Roman"/>
        </w:rPr>
        <w:t>in systolic arrays</w:t>
      </w:r>
      <w:r w:rsidR="00E56BFD" w:rsidRPr="001E1417">
        <w:rPr>
          <w:rFonts w:ascii="Bahnschrift" w:hAnsi="Bahnschrift" w:cs="Times New Roman"/>
        </w:rPr>
        <w:t xml:space="preserve"> and how it is implemented</w:t>
      </w:r>
      <w:r w:rsidRPr="001E1417">
        <w:rPr>
          <w:rFonts w:ascii="Bahnschrift" w:hAnsi="Bahnschrift" w:cs="Times New Roman"/>
        </w:rPr>
        <w:t>. Doesn’t really involve AI concepts.</w:t>
      </w:r>
    </w:p>
    <w:p w14:paraId="1A6C4AFC" w14:textId="0E2847D8" w:rsidR="0079422D" w:rsidRPr="001E1417" w:rsidRDefault="00E265CE" w:rsidP="0079422D">
      <w:pPr>
        <w:pStyle w:val="ListParagraph"/>
        <w:numPr>
          <w:ilvl w:val="1"/>
          <w:numId w:val="3"/>
        </w:numPr>
        <w:rPr>
          <w:rFonts w:ascii="Bahnschrift" w:hAnsi="Bahnschrift" w:cs="Times New Roman"/>
          <w:b/>
          <w:bCs/>
          <w:sz w:val="28"/>
          <w:szCs w:val="28"/>
          <w:u w:val="single"/>
        </w:rPr>
      </w:pPr>
      <w:r w:rsidRPr="001E1417">
        <w:rPr>
          <w:rFonts w:ascii="Bahnschrift" w:hAnsi="Bahnschrift" w:cs="Times New Roman"/>
        </w:rPr>
        <w:t xml:space="preserve">Mentioned </w:t>
      </w:r>
      <w:proofErr w:type="spellStart"/>
      <w:r w:rsidRPr="001E1417">
        <w:rPr>
          <w:rFonts w:ascii="Bahnschrift" w:hAnsi="Bahnschrift" w:cs="Times New Roman"/>
        </w:rPr>
        <w:t>tensorflow</w:t>
      </w:r>
      <w:proofErr w:type="spellEnd"/>
      <w:r w:rsidRPr="001E1417">
        <w:rPr>
          <w:rFonts w:ascii="Bahnschrift" w:hAnsi="Bahnschrift" w:cs="Times New Roman"/>
        </w:rPr>
        <w:t xml:space="preserve"> and how to develop models – from 302</w:t>
      </w:r>
    </w:p>
    <w:p w14:paraId="478554AD" w14:textId="77777777" w:rsidR="0079422D" w:rsidRPr="001E1417" w:rsidRDefault="0079422D" w:rsidP="0079422D">
      <w:pPr>
        <w:rPr>
          <w:rFonts w:ascii="Bahnschrift" w:hAnsi="Bahnschrift" w:cs="Times New Roman"/>
          <w:b/>
          <w:bCs/>
          <w:sz w:val="28"/>
          <w:szCs w:val="28"/>
          <w:u w:val="single"/>
        </w:rPr>
      </w:pPr>
      <w:r w:rsidRPr="001E1417">
        <w:rPr>
          <w:rFonts w:ascii="Bahnschrift" w:hAnsi="Bahnschrift" w:cs="Times New Roman"/>
          <w:b/>
          <w:bCs/>
          <w:sz w:val="28"/>
          <w:szCs w:val="28"/>
          <w:u w:val="single"/>
        </w:rPr>
        <w:t>To-Do:</w:t>
      </w:r>
    </w:p>
    <w:p w14:paraId="5CD428A8" w14:textId="3EC249D6" w:rsidR="005D0158" w:rsidRPr="001E1417" w:rsidRDefault="00801DC6" w:rsidP="005D0158">
      <w:pPr>
        <w:pStyle w:val="ListParagraph"/>
        <w:numPr>
          <w:ilvl w:val="0"/>
          <w:numId w:val="3"/>
        </w:numPr>
        <w:rPr>
          <w:rFonts w:ascii="Bahnschrift" w:hAnsi="Bahnschrift" w:cs="Times New Roman"/>
        </w:rPr>
      </w:pPr>
      <w:r w:rsidRPr="001E1417">
        <w:rPr>
          <w:rFonts w:ascii="Bahnschrift" w:hAnsi="Bahnschrift" w:cs="Times New Roman"/>
        </w:rPr>
        <w:t>Work on learning the basics before doing research. Such as learning about systolic arrays, CNN, LLM</w:t>
      </w:r>
    </w:p>
    <w:p w14:paraId="51488700" w14:textId="27C8122A" w:rsidR="00801DC6" w:rsidRPr="001E1417" w:rsidRDefault="00793F55" w:rsidP="005D0158">
      <w:pPr>
        <w:pStyle w:val="ListParagraph"/>
        <w:numPr>
          <w:ilvl w:val="0"/>
          <w:numId w:val="3"/>
        </w:numPr>
        <w:rPr>
          <w:rFonts w:ascii="Bahnschrift" w:hAnsi="Bahnschrift" w:cs="Times New Roman"/>
        </w:rPr>
      </w:pPr>
      <w:r w:rsidRPr="001E1417">
        <w:rPr>
          <w:rFonts w:ascii="Bahnschrift" w:hAnsi="Bahnschrift" w:cs="Times New Roman"/>
        </w:rPr>
        <w:t>Understanding</w:t>
      </w:r>
      <w:r w:rsidR="005D5DE4" w:rsidRPr="001E1417">
        <w:rPr>
          <w:rFonts w:ascii="Bahnschrift" w:hAnsi="Bahnschrift" w:cs="Times New Roman"/>
        </w:rPr>
        <w:t xml:space="preserve"> the convolution operation</w:t>
      </w:r>
    </w:p>
    <w:p w14:paraId="06B18641" w14:textId="562FBA3A" w:rsidR="00A4765C" w:rsidRPr="001E1417" w:rsidRDefault="00793F55" w:rsidP="005D0158">
      <w:pPr>
        <w:pStyle w:val="ListParagraph"/>
        <w:numPr>
          <w:ilvl w:val="0"/>
          <w:numId w:val="3"/>
        </w:numPr>
        <w:rPr>
          <w:rFonts w:ascii="Bahnschrift" w:hAnsi="Bahnschrift" w:cs="Times New Roman"/>
        </w:rPr>
      </w:pPr>
      <w:r w:rsidRPr="001E1417">
        <w:rPr>
          <w:rFonts w:ascii="Bahnschrift" w:hAnsi="Bahnschrift" w:cs="Times New Roman"/>
        </w:rPr>
        <w:t>Look at</w:t>
      </w:r>
      <w:r w:rsidR="00A4765C" w:rsidRPr="001E1417">
        <w:rPr>
          <w:rFonts w:ascii="Bahnschrift" w:hAnsi="Bahnschrift" w:cs="Times New Roman"/>
        </w:rPr>
        <w:t xml:space="preserve"> VHDL simulation with systolic arrays</w:t>
      </w:r>
    </w:p>
    <w:p w14:paraId="3E935D0E" w14:textId="7D748958" w:rsidR="005D5DE4" w:rsidRPr="001E1417" w:rsidRDefault="00497F0E" w:rsidP="005D0158">
      <w:pPr>
        <w:pStyle w:val="ListParagraph"/>
        <w:numPr>
          <w:ilvl w:val="0"/>
          <w:numId w:val="3"/>
        </w:numPr>
        <w:rPr>
          <w:rFonts w:ascii="Bahnschrift" w:hAnsi="Bahnschrift" w:cs="Times New Roman"/>
        </w:rPr>
      </w:pPr>
      <w:r w:rsidRPr="001E1417">
        <w:rPr>
          <w:rFonts w:ascii="Bahnschrift" w:hAnsi="Bahnschrift" w:cs="Times New Roman"/>
        </w:rPr>
        <w:t>Add</w:t>
      </w:r>
      <w:r w:rsidR="00793F55" w:rsidRPr="001E1417">
        <w:rPr>
          <w:rFonts w:ascii="Bahnschrift" w:hAnsi="Bahnschrift" w:cs="Times New Roman"/>
        </w:rPr>
        <w:t xml:space="preserve"> literature reviews every now and then.</w:t>
      </w:r>
    </w:p>
    <w:p w14:paraId="5E529B58" w14:textId="77777777" w:rsidR="0079422D" w:rsidRPr="001E1417" w:rsidRDefault="0079422D" w:rsidP="0079422D">
      <w:pPr>
        <w:rPr>
          <w:rFonts w:ascii="Bahnschrift" w:hAnsi="Bahnschrift" w:cs="Times New Roman"/>
          <w:b/>
          <w:bCs/>
          <w:sz w:val="28"/>
          <w:szCs w:val="28"/>
          <w:u w:val="single"/>
        </w:rPr>
      </w:pPr>
    </w:p>
    <w:p w14:paraId="221E5EBB" w14:textId="77777777" w:rsidR="0079422D" w:rsidRPr="001E1417" w:rsidRDefault="0079422D" w:rsidP="0079422D">
      <w:pPr>
        <w:rPr>
          <w:rFonts w:ascii="Bahnschrift" w:hAnsi="Bahnschrift" w:cs="Times New Roman"/>
          <w:b/>
          <w:bCs/>
          <w:sz w:val="28"/>
          <w:szCs w:val="28"/>
          <w:u w:val="single"/>
        </w:rPr>
      </w:pPr>
      <w:r w:rsidRPr="001E1417">
        <w:rPr>
          <w:rFonts w:ascii="Bahnschrift" w:hAnsi="Bahnschrift" w:cs="Times New Roman"/>
          <w:b/>
          <w:bCs/>
          <w:sz w:val="28"/>
          <w:szCs w:val="28"/>
          <w:u w:val="single"/>
        </w:rPr>
        <w:t>Deadlines:</w:t>
      </w:r>
    </w:p>
    <w:p w14:paraId="19CC5FB5" w14:textId="4CAF8375" w:rsidR="00AE6AF9" w:rsidRPr="001E1417" w:rsidRDefault="00012FA0" w:rsidP="00012FA0">
      <w:pPr>
        <w:pStyle w:val="ListParagraph"/>
        <w:numPr>
          <w:ilvl w:val="0"/>
          <w:numId w:val="8"/>
        </w:numPr>
        <w:rPr>
          <w:rFonts w:ascii="Bahnschrift" w:hAnsi="Bahnschrift" w:cs="Times New Roman"/>
        </w:rPr>
      </w:pPr>
      <w:r w:rsidRPr="001E1417">
        <w:rPr>
          <w:rFonts w:ascii="Bahnschrift" w:hAnsi="Bahnschrift" w:cs="Times New Roman"/>
        </w:rPr>
        <w:t>4</w:t>
      </w:r>
      <w:r w:rsidRPr="001E1417">
        <w:rPr>
          <w:rFonts w:ascii="Bahnschrift" w:hAnsi="Bahnschrift" w:cs="Times New Roman"/>
          <w:vertAlign w:val="superscript"/>
        </w:rPr>
        <w:t>th</w:t>
      </w:r>
      <w:r w:rsidRPr="001E1417">
        <w:rPr>
          <w:rFonts w:ascii="Bahnschrift" w:hAnsi="Bahnschrift" w:cs="Times New Roman"/>
        </w:rPr>
        <w:t xml:space="preserve"> of April is the final due for project scope and </w:t>
      </w:r>
      <w:r w:rsidR="00AE6AF9" w:rsidRPr="001E1417">
        <w:rPr>
          <w:rFonts w:ascii="Bahnschrift" w:hAnsi="Bahnschrift" w:cs="Times New Roman"/>
        </w:rPr>
        <w:t>literature review – Morteza might change that due date to make easier (maybe)</w:t>
      </w:r>
    </w:p>
    <w:p w14:paraId="7EB01113" w14:textId="77777777" w:rsidR="00AE6AF9" w:rsidRPr="001E1417" w:rsidRDefault="00AE6AF9" w:rsidP="00AE6AF9">
      <w:pPr>
        <w:pStyle w:val="ListParagraph"/>
        <w:rPr>
          <w:rFonts w:ascii="Bahnschrift" w:hAnsi="Bahnschrift" w:cs="Times New Roman"/>
        </w:rPr>
      </w:pPr>
    </w:p>
    <w:p w14:paraId="28958AE9" w14:textId="77777777" w:rsidR="0079422D" w:rsidRPr="001E1417" w:rsidRDefault="0079422D">
      <w:pPr>
        <w:rPr>
          <w:rFonts w:ascii="Bahnschrift" w:hAnsi="Bahnschrift" w:cs="Times New Roman"/>
          <w:b/>
          <w:bCs/>
          <w:sz w:val="28"/>
          <w:szCs w:val="28"/>
          <w:u w:val="single"/>
        </w:rPr>
      </w:pPr>
    </w:p>
    <w:p w14:paraId="321D3116" w14:textId="77777777" w:rsidR="0023721C" w:rsidRPr="001E1417" w:rsidRDefault="0023721C">
      <w:pPr>
        <w:rPr>
          <w:rFonts w:ascii="Bahnschrift" w:hAnsi="Bahnschrift" w:cs="Times New Roman"/>
          <w:b/>
          <w:bCs/>
          <w:sz w:val="28"/>
          <w:szCs w:val="28"/>
          <w:u w:val="single"/>
        </w:rPr>
      </w:pPr>
    </w:p>
    <w:p w14:paraId="4636F9E0" w14:textId="77777777" w:rsidR="0023721C" w:rsidRPr="001E1417" w:rsidRDefault="0023721C">
      <w:pPr>
        <w:rPr>
          <w:rFonts w:ascii="Bahnschrift" w:hAnsi="Bahnschrift" w:cs="Times New Roman"/>
          <w:b/>
          <w:bCs/>
          <w:sz w:val="28"/>
          <w:szCs w:val="28"/>
          <w:u w:val="single"/>
        </w:rPr>
      </w:pPr>
    </w:p>
    <w:p w14:paraId="5E004212" w14:textId="77777777" w:rsidR="0023721C" w:rsidRPr="001E1417" w:rsidRDefault="0023721C">
      <w:pPr>
        <w:rPr>
          <w:rFonts w:ascii="Bahnschrift" w:hAnsi="Bahnschrift" w:cs="Times New Roman"/>
          <w:b/>
          <w:bCs/>
          <w:sz w:val="28"/>
          <w:szCs w:val="28"/>
          <w:u w:val="single"/>
        </w:rPr>
      </w:pPr>
    </w:p>
    <w:p w14:paraId="7E75D257" w14:textId="0C5EA25C" w:rsidR="0023721C" w:rsidRPr="001E1417" w:rsidRDefault="0023721C" w:rsidP="0023721C">
      <w:pPr>
        <w:rPr>
          <w:rFonts w:ascii="Bahnschrift" w:hAnsi="Bahnschrift" w:cs="Times New Roman"/>
          <w:sz w:val="28"/>
          <w:szCs w:val="28"/>
        </w:rPr>
      </w:pPr>
      <w:r w:rsidRPr="001E1417">
        <w:rPr>
          <w:rFonts w:ascii="Bahnschrift" w:hAnsi="Bahnschrift" w:cs="Times New Roman"/>
          <w:b/>
          <w:bCs/>
          <w:sz w:val="28"/>
          <w:szCs w:val="28"/>
          <w:u w:val="single"/>
        </w:rPr>
        <w:lastRenderedPageBreak/>
        <w:t>Meeting Details:</w:t>
      </w:r>
      <w:r w:rsidRPr="001E1417">
        <w:rPr>
          <w:rFonts w:ascii="Bahnschrift" w:hAnsi="Bahnschrift" w:cs="Times New Roman"/>
          <w:sz w:val="28"/>
          <w:szCs w:val="28"/>
          <w:u w:val="single"/>
        </w:rPr>
        <w:br/>
      </w:r>
      <w:r w:rsidRPr="001E1417">
        <w:rPr>
          <w:rFonts w:ascii="Bahnschrift" w:hAnsi="Bahnschrift" w:cs="Times New Roman"/>
        </w:rPr>
        <w:t>Date: 27/03/25</w:t>
      </w:r>
      <w:r w:rsidRPr="001E1417">
        <w:rPr>
          <w:rFonts w:ascii="Bahnschrift" w:hAnsi="Bahnschrift" w:cs="Times New Roman"/>
        </w:rPr>
        <w:br/>
        <w:t>Location: Morteza’s Office</w:t>
      </w:r>
      <w:r w:rsidRPr="001E1417">
        <w:rPr>
          <w:rFonts w:ascii="Bahnschrift" w:hAnsi="Bahnschrift" w:cs="Times New Roman"/>
        </w:rPr>
        <w:br/>
        <w:t>Minute Taker: Kristelle</w:t>
      </w:r>
      <w:r w:rsidRPr="001E1417">
        <w:rPr>
          <w:rFonts w:ascii="Bahnschrift" w:hAnsi="Bahnschrift" w:cs="Times New Roman"/>
        </w:rPr>
        <w:br/>
        <w:t>Members Present:</w:t>
      </w:r>
      <w:r w:rsidR="004074AB" w:rsidRPr="001E1417">
        <w:rPr>
          <w:rFonts w:ascii="Bahnschrift" w:hAnsi="Bahnschrift" w:cs="Times New Roman"/>
        </w:rPr>
        <w:t xml:space="preserve"> Everyone</w:t>
      </w:r>
    </w:p>
    <w:p w14:paraId="09135D1A" w14:textId="77777777" w:rsidR="0023721C" w:rsidRPr="001E1417" w:rsidRDefault="0023721C" w:rsidP="0023721C">
      <w:pPr>
        <w:rPr>
          <w:rFonts w:ascii="Bahnschrift" w:hAnsi="Bahnschrift" w:cs="Times New Roman"/>
          <w:b/>
          <w:bCs/>
          <w:sz w:val="28"/>
          <w:szCs w:val="28"/>
          <w:u w:val="single"/>
        </w:rPr>
      </w:pPr>
      <w:r w:rsidRPr="001E1417">
        <w:rPr>
          <w:rFonts w:ascii="Bahnschrift" w:hAnsi="Bahnschrift" w:cs="Times New Roman"/>
          <w:b/>
          <w:bCs/>
          <w:sz w:val="28"/>
          <w:szCs w:val="28"/>
          <w:u w:val="single"/>
        </w:rPr>
        <w:t>Meeting Agenda:</w:t>
      </w:r>
    </w:p>
    <w:p w14:paraId="46E76DE9" w14:textId="3A33C58D" w:rsidR="0023721C" w:rsidRPr="001E1417" w:rsidRDefault="004074AB" w:rsidP="0023721C">
      <w:pPr>
        <w:pStyle w:val="ListParagraph"/>
        <w:numPr>
          <w:ilvl w:val="0"/>
          <w:numId w:val="3"/>
        </w:numPr>
        <w:rPr>
          <w:rFonts w:ascii="Bahnschrift" w:hAnsi="Bahnschrift" w:cs="Times New Roman"/>
        </w:rPr>
      </w:pPr>
      <w:r w:rsidRPr="001E1417">
        <w:rPr>
          <w:rFonts w:ascii="Bahnschrift" w:hAnsi="Bahnschrift" w:cs="Times New Roman"/>
        </w:rPr>
        <w:t>Update supervisors on what we have done in the past week</w:t>
      </w:r>
    </w:p>
    <w:p w14:paraId="5C4E0E88" w14:textId="1A0C9B14" w:rsidR="001E1417" w:rsidRPr="001E1417" w:rsidRDefault="001E1417" w:rsidP="0023721C">
      <w:pPr>
        <w:pStyle w:val="ListParagraph"/>
        <w:numPr>
          <w:ilvl w:val="0"/>
          <w:numId w:val="3"/>
        </w:numPr>
        <w:rPr>
          <w:rFonts w:ascii="Bahnschrift" w:hAnsi="Bahnschrift" w:cs="Times New Roman"/>
        </w:rPr>
      </w:pPr>
      <w:r w:rsidRPr="001E1417">
        <w:rPr>
          <w:rFonts w:ascii="Bahnschrift" w:hAnsi="Bahnschrift" w:cs="Times New Roman"/>
        </w:rPr>
        <w:t>Clarify doubts about conceptual gaps</w:t>
      </w:r>
    </w:p>
    <w:p w14:paraId="377057B7" w14:textId="77777777" w:rsidR="0023721C" w:rsidRPr="001E1417" w:rsidRDefault="0023721C" w:rsidP="0023721C">
      <w:pPr>
        <w:rPr>
          <w:rFonts w:ascii="Bahnschrift" w:hAnsi="Bahnschrift" w:cs="Times New Roman"/>
          <w:b/>
          <w:bCs/>
          <w:sz w:val="28"/>
          <w:szCs w:val="28"/>
          <w:u w:val="single"/>
        </w:rPr>
      </w:pPr>
      <w:r w:rsidRPr="001E1417">
        <w:rPr>
          <w:rFonts w:ascii="Bahnschrift" w:hAnsi="Bahnschrift" w:cs="Times New Roman"/>
          <w:b/>
          <w:bCs/>
          <w:sz w:val="28"/>
          <w:szCs w:val="28"/>
          <w:u w:val="single"/>
        </w:rPr>
        <w:t>Recent Achievements:</w:t>
      </w:r>
    </w:p>
    <w:p w14:paraId="5DB95012" w14:textId="6FFF50CD" w:rsidR="001E1417" w:rsidRPr="001E1417" w:rsidRDefault="004074AB" w:rsidP="0023721C">
      <w:pPr>
        <w:pStyle w:val="ListParagraph"/>
        <w:numPr>
          <w:ilvl w:val="0"/>
          <w:numId w:val="3"/>
        </w:numPr>
        <w:rPr>
          <w:rFonts w:ascii="Bahnschrift" w:hAnsi="Bahnschrift" w:cs="Times New Roman"/>
        </w:rPr>
      </w:pPr>
      <w:r w:rsidRPr="001E1417">
        <w:rPr>
          <w:rFonts w:ascii="Bahnschrift" w:hAnsi="Bahnschrift" w:cs="Times New Roman"/>
        </w:rPr>
        <w:t>Completed</w:t>
      </w:r>
      <w:r w:rsidR="001E1417" w:rsidRPr="001E1417">
        <w:rPr>
          <w:rFonts w:ascii="Bahnschrift" w:hAnsi="Bahnschrift" w:cs="Times New Roman"/>
        </w:rPr>
        <w:t xml:space="preserve"> basic background knowledge </w:t>
      </w:r>
      <w:r w:rsidRPr="001E1417">
        <w:rPr>
          <w:rFonts w:ascii="Bahnschrift" w:hAnsi="Bahnschrift" w:cs="Times New Roman"/>
        </w:rPr>
        <w:t xml:space="preserve"> </w:t>
      </w:r>
    </w:p>
    <w:p w14:paraId="5268A5A7" w14:textId="4B86BB8B" w:rsidR="0023721C" w:rsidRPr="001E1417" w:rsidRDefault="001E1417" w:rsidP="0023721C">
      <w:pPr>
        <w:pStyle w:val="ListParagraph"/>
        <w:numPr>
          <w:ilvl w:val="0"/>
          <w:numId w:val="3"/>
        </w:numPr>
        <w:rPr>
          <w:rFonts w:ascii="Bahnschrift" w:hAnsi="Bahnschrift" w:cs="Times New Roman"/>
        </w:rPr>
      </w:pPr>
      <w:r w:rsidRPr="001E1417">
        <w:rPr>
          <w:rFonts w:ascii="Bahnschrift" w:hAnsi="Bahnschrift" w:cs="Times New Roman"/>
        </w:rPr>
        <w:t>Found 18 papers and read abstract</w:t>
      </w:r>
      <w:r w:rsidR="0023721C" w:rsidRPr="001E1417">
        <w:rPr>
          <w:rFonts w:ascii="Bahnschrift" w:hAnsi="Bahnschrift" w:cs="Times New Roman"/>
          <w:b/>
          <w:bCs/>
          <w:sz w:val="28"/>
          <w:szCs w:val="28"/>
          <w:u w:val="single"/>
        </w:rPr>
        <w:br/>
      </w:r>
    </w:p>
    <w:p w14:paraId="13A7CF69" w14:textId="77777777" w:rsidR="0023721C" w:rsidRPr="001E1417" w:rsidRDefault="0023721C" w:rsidP="0023721C">
      <w:pPr>
        <w:rPr>
          <w:rFonts w:ascii="Bahnschrift" w:hAnsi="Bahnschrift" w:cs="Times New Roman"/>
          <w:b/>
          <w:bCs/>
          <w:sz w:val="28"/>
          <w:szCs w:val="28"/>
          <w:u w:val="single"/>
        </w:rPr>
      </w:pPr>
      <w:r w:rsidRPr="001E1417">
        <w:rPr>
          <w:rFonts w:ascii="Bahnschrift" w:hAnsi="Bahnschrift" w:cs="Times New Roman"/>
          <w:b/>
          <w:bCs/>
          <w:sz w:val="28"/>
          <w:szCs w:val="28"/>
          <w:u w:val="single"/>
        </w:rPr>
        <w:t>Meeting Discussions &amp; Outcomes:</w:t>
      </w:r>
    </w:p>
    <w:p w14:paraId="3183C98A" w14:textId="50724EFE" w:rsidR="004074AB" w:rsidRPr="001E1417" w:rsidRDefault="004074AB" w:rsidP="004074AB">
      <w:pPr>
        <w:pStyle w:val="ListParagraph"/>
        <w:numPr>
          <w:ilvl w:val="0"/>
          <w:numId w:val="9"/>
        </w:numPr>
        <w:rPr>
          <w:rFonts w:ascii="Bahnschrift" w:hAnsi="Bahnschrift" w:cs="Times New Roman"/>
        </w:rPr>
      </w:pPr>
      <w:r w:rsidRPr="001E1417">
        <w:rPr>
          <w:rFonts w:ascii="Bahnschrift" w:hAnsi="Bahnschrift" w:cs="Times New Roman"/>
        </w:rPr>
        <w:t xml:space="preserve">Control </w:t>
      </w:r>
      <w:r w:rsidR="001E1417">
        <w:rPr>
          <w:rFonts w:ascii="Bahnschrift" w:hAnsi="Bahnschrift" w:cs="Times New Roman"/>
        </w:rPr>
        <w:t xml:space="preserve">Unit (CU) </w:t>
      </w:r>
      <w:r w:rsidRPr="001E1417">
        <w:rPr>
          <w:rFonts w:ascii="Bahnschrift" w:hAnsi="Bahnschrift" w:cs="Times New Roman"/>
        </w:rPr>
        <w:t>to synchronise the data given to the systolic array (e.g. if not all PEs are not used then CU needs to know what to do)</w:t>
      </w:r>
    </w:p>
    <w:p w14:paraId="4E34366A" w14:textId="7D0BD06A" w:rsidR="004074AB" w:rsidRPr="001E1417" w:rsidRDefault="004074AB" w:rsidP="004074AB">
      <w:pPr>
        <w:pStyle w:val="ListParagraph"/>
        <w:numPr>
          <w:ilvl w:val="0"/>
          <w:numId w:val="9"/>
        </w:numPr>
        <w:rPr>
          <w:rFonts w:ascii="Bahnschrift" w:hAnsi="Bahnschrift" w:cs="Times New Roman"/>
        </w:rPr>
      </w:pPr>
      <w:r w:rsidRPr="001E1417">
        <w:rPr>
          <w:rFonts w:ascii="Bahnschrift" w:hAnsi="Bahnschrift" w:cs="Times New Roman"/>
        </w:rPr>
        <w:t xml:space="preserve">Hardware acceleration: </w:t>
      </w:r>
      <w:r w:rsidR="001E1417">
        <w:rPr>
          <w:rFonts w:ascii="Bahnschrift" w:hAnsi="Bahnschrift" w:cs="Times New Roman"/>
        </w:rPr>
        <w:t>h</w:t>
      </w:r>
      <w:r w:rsidRPr="001E1417">
        <w:rPr>
          <w:rFonts w:ascii="Bahnschrift" w:hAnsi="Bahnschrift" w:cs="Times New Roman"/>
        </w:rPr>
        <w:t xml:space="preserve">ow can it optimize </w:t>
      </w:r>
      <w:r w:rsidR="001E1417">
        <w:rPr>
          <w:rFonts w:ascii="Bahnschrift" w:hAnsi="Bahnschrift" w:cs="Times New Roman"/>
        </w:rPr>
        <w:t>PEs that are idle</w:t>
      </w:r>
    </w:p>
    <w:p w14:paraId="03B7AD96" w14:textId="2784B4B5" w:rsidR="004074AB" w:rsidRPr="001E1417" w:rsidRDefault="004074AB" w:rsidP="004074AB">
      <w:pPr>
        <w:pStyle w:val="ListParagraph"/>
        <w:numPr>
          <w:ilvl w:val="0"/>
          <w:numId w:val="9"/>
        </w:numPr>
        <w:rPr>
          <w:rFonts w:ascii="Bahnschrift" w:hAnsi="Bahnschrift" w:cs="Times New Roman"/>
        </w:rPr>
      </w:pPr>
      <w:r w:rsidRPr="001E1417">
        <w:rPr>
          <w:rFonts w:ascii="Bahnschrift" w:hAnsi="Bahnschrift" w:cs="Times New Roman"/>
        </w:rPr>
        <w:t>CU is the key part after processing the structure (think about how data will flow through the systolic array)</w:t>
      </w:r>
    </w:p>
    <w:p w14:paraId="31757BC2" w14:textId="45C952D2" w:rsidR="004074AB" w:rsidRPr="001E1417" w:rsidRDefault="004074AB" w:rsidP="004074AB">
      <w:pPr>
        <w:pStyle w:val="ListParagraph"/>
        <w:numPr>
          <w:ilvl w:val="0"/>
          <w:numId w:val="9"/>
        </w:numPr>
        <w:rPr>
          <w:rFonts w:ascii="Bahnschrift" w:hAnsi="Bahnschrift" w:cs="Times New Roman"/>
        </w:rPr>
      </w:pPr>
      <w:r w:rsidRPr="001E1417">
        <w:rPr>
          <w:rFonts w:ascii="Bahnschrift" w:hAnsi="Bahnschrift" w:cs="Times New Roman"/>
        </w:rPr>
        <w:t xml:space="preserve">Data needs to be structured </w:t>
      </w:r>
    </w:p>
    <w:p w14:paraId="20478EE4" w14:textId="7F481FDA" w:rsidR="004074AB" w:rsidRPr="001E1417" w:rsidRDefault="004074AB" w:rsidP="004074AB">
      <w:pPr>
        <w:pStyle w:val="ListParagraph"/>
        <w:numPr>
          <w:ilvl w:val="0"/>
          <w:numId w:val="9"/>
        </w:numPr>
        <w:rPr>
          <w:rFonts w:ascii="Bahnschrift" w:hAnsi="Bahnschrift" w:cs="Times New Roman"/>
        </w:rPr>
      </w:pPr>
      <w:r w:rsidRPr="001E1417">
        <w:rPr>
          <w:rFonts w:ascii="Bahnschrift" w:hAnsi="Bahnschrift" w:cs="Times New Roman"/>
        </w:rPr>
        <w:t xml:space="preserve">Literature doesn’t have to be fully </w:t>
      </w:r>
      <w:r w:rsidR="001E1417" w:rsidRPr="001E1417">
        <w:rPr>
          <w:rFonts w:ascii="Bahnschrift" w:hAnsi="Bahnschrift" w:cs="Times New Roman"/>
        </w:rPr>
        <w:t>complete,</w:t>
      </w:r>
      <w:r w:rsidRPr="001E1417">
        <w:rPr>
          <w:rFonts w:ascii="Bahnschrift" w:hAnsi="Bahnschrift" w:cs="Times New Roman"/>
        </w:rPr>
        <w:t xml:space="preserve"> but it needs to be in report format like abstract, description, introduction etc</w:t>
      </w:r>
    </w:p>
    <w:p w14:paraId="136840BE" w14:textId="47841D51" w:rsidR="004074AB" w:rsidRPr="001E1417" w:rsidRDefault="00330171" w:rsidP="004074AB">
      <w:pPr>
        <w:pStyle w:val="ListParagraph"/>
        <w:numPr>
          <w:ilvl w:val="0"/>
          <w:numId w:val="9"/>
        </w:numPr>
        <w:rPr>
          <w:rFonts w:ascii="Bahnschrift" w:hAnsi="Bahnschrift" w:cs="Times New Roman"/>
        </w:rPr>
      </w:pPr>
      <w:r w:rsidRPr="001E1417">
        <w:rPr>
          <w:rFonts w:ascii="Bahnschrift" w:hAnsi="Bahnschrift" w:cs="Times New Roman"/>
        </w:rPr>
        <w:t>Conceptual gap not critical for P4P (more for PHD)</w:t>
      </w:r>
    </w:p>
    <w:p w14:paraId="79B7A913" w14:textId="34AB7DC5" w:rsidR="00330171" w:rsidRPr="001E1417" w:rsidRDefault="00330171" w:rsidP="004074AB">
      <w:pPr>
        <w:pStyle w:val="ListParagraph"/>
        <w:numPr>
          <w:ilvl w:val="0"/>
          <w:numId w:val="9"/>
        </w:numPr>
        <w:rPr>
          <w:rFonts w:ascii="Bahnschrift" w:hAnsi="Bahnschrift" w:cs="Times New Roman"/>
        </w:rPr>
      </w:pPr>
      <w:r w:rsidRPr="001E1417">
        <w:rPr>
          <w:rFonts w:ascii="Bahnschrift" w:hAnsi="Bahnschrift" w:cs="Times New Roman"/>
        </w:rPr>
        <w:t xml:space="preserve">Have an attentive plan is important, present as much as possible on the project scope report to get </w:t>
      </w:r>
      <w:r w:rsidR="001E1417" w:rsidRPr="001E1417">
        <w:rPr>
          <w:rFonts w:ascii="Bahnschrift" w:hAnsi="Bahnschrift" w:cs="Times New Roman"/>
        </w:rPr>
        <w:t>good feedback</w:t>
      </w:r>
      <w:r w:rsidRPr="001E1417">
        <w:rPr>
          <w:rFonts w:ascii="Bahnschrift" w:hAnsi="Bahnschrift" w:cs="Times New Roman"/>
        </w:rPr>
        <w:t xml:space="preserve"> </w:t>
      </w:r>
    </w:p>
    <w:p w14:paraId="4A2B614C" w14:textId="16E2F196" w:rsidR="00330171" w:rsidRPr="001E1417" w:rsidRDefault="00330171" w:rsidP="004074AB">
      <w:pPr>
        <w:pStyle w:val="ListParagraph"/>
        <w:numPr>
          <w:ilvl w:val="0"/>
          <w:numId w:val="9"/>
        </w:numPr>
        <w:rPr>
          <w:rFonts w:ascii="Bahnschrift" w:hAnsi="Bahnschrift" w:cs="Times New Roman"/>
        </w:rPr>
      </w:pPr>
      <w:r w:rsidRPr="001E1417">
        <w:rPr>
          <w:rFonts w:ascii="Bahnschrift" w:hAnsi="Bahnschrift" w:cs="Times New Roman"/>
        </w:rPr>
        <w:t xml:space="preserve">Get a </w:t>
      </w:r>
      <w:proofErr w:type="gramStart"/>
      <w:r w:rsidRPr="001E1417">
        <w:rPr>
          <w:rFonts w:ascii="Bahnschrift" w:hAnsi="Bahnschrift" w:cs="Times New Roman"/>
        </w:rPr>
        <w:t>lot</w:t>
      </w:r>
      <w:proofErr w:type="gramEnd"/>
      <w:r w:rsidRPr="001E1417">
        <w:rPr>
          <w:rFonts w:ascii="Bahnschrift" w:hAnsi="Bahnschrift" w:cs="Times New Roman"/>
        </w:rPr>
        <w:t xml:space="preserve"> data now then funnel to refine </w:t>
      </w:r>
    </w:p>
    <w:p w14:paraId="43775AC4" w14:textId="364FB8BD" w:rsidR="00B16B13" w:rsidRPr="001E1417" w:rsidRDefault="00B16B13" w:rsidP="001E1417">
      <w:pPr>
        <w:pStyle w:val="ListParagraph"/>
        <w:numPr>
          <w:ilvl w:val="0"/>
          <w:numId w:val="9"/>
        </w:numPr>
        <w:rPr>
          <w:rFonts w:ascii="Bahnschrift" w:hAnsi="Bahnschrift" w:cs="Times New Roman"/>
        </w:rPr>
      </w:pPr>
      <w:r w:rsidRPr="001E1417">
        <w:rPr>
          <w:rFonts w:ascii="Bahnschrift" w:hAnsi="Bahnschrift" w:cs="Times New Roman"/>
        </w:rPr>
        <w:t xml:space="preserve">Sparsity-array: some elements are zero, if 80% are zero then there’s wasted computation, many different mechanisms to deal with this – look at this later not relevant now </w:t>
      </w:r>
    </w:p>
    <w:p w14:paraId="138073D8" w14:textId="5E13E584" w:rsidR="0023721C" w:rsidRPr="001E1417" w:rsidRDefault="0023721C" w:rsidP="0023721C">
      <w:pPr>
        <w:rPr>
          <w:rFonts w:ascii="Bahnschrift" w:hAnsi="Bahnschrift" w:cs="Times New Roman"/>
          <w:b/>
          <w:bCs/>
          <w:sz w:val="28"/>
          <w:szCs w:val="28"/>
          <w:u w:val="single"/>
        </w:rPr>
      </w:pPr>
    </w:p>
    <w:p w14:paraId="2D418A82" w14:textId="2A064708" w:rsidR="0023721C" w:rsidRPr="001E1417" w:rsidRDefault="0023721C" w:rsidP="001E1417">
      <w:pPr>
        <w:rPr>
          <w:rFonts w:ascii="Bahnschrift" w:hAnsi="Bahnschrift" w:cs="Times New Roman"/>
          <w:b/>
          <w:bCs/>
          <w:sz w:val="28"/>
          <w:szCs w:val="28"/>
          <w:u w:val="single"/>
        </w:rPr>
      </w:pPr>
      <w:r w:rsidRPr="001E1417">
        <w:rPr>
          <w:rFonts w:ascii="Bahnschrift" w:hAnsi="Bahnschrift" w:cs="Times New Roman"/>
          <w:b/>
          <w:bCs/>
          <w:sz w:val="28"/>
          <w:szCs w:val="28"/>
          <w:u w:val="single"/>
        </w:rPr>
        <w:t>To-Do:</w:t>
      </w:r>
    </w:p>
    <w:p w14:paraId="78004DD0" w14:textId="6F8D5A24" w:rsidR="00B16B13" w:rsidRPr="001E1417" w:rsidRDefault="00B16B13" w:rsidP="00330171">
      <w:pPr>
        <w:pStyle w:val="ListParagraph"/>
        <w:numPr>
          <w:ilvl w:val="0"/>
          <w:numId w:val="10"/>
        </w:numPr>
        <w:rPr>
          <w:rFonts w:ascii="Bahnschrift" w:hAnsi="Bahnschrift" w:cs="Times New Roman"/>
          <w:b/>
          <w:bCs/>
          <w:u w:val="single"/>
        </w:rPr>
      </w:pPr>
      <w:r w:rsidRPr="001E1417">
        <w:rPr>
          <w:rFonts w:ascii="Bahnschrift" w:hAnsi="Bahnschrift" w:cs="Times New Roman"/>
        </w:rPr>
        <w:t xml:space="preserve">In 2-3 weeks, complete deep research on things like systolic array, and come back to supervisors and propose an idea to go with (post </w:t>
      </w:r>
      <w:proofErr w:type="spellStart"/>
      <w:r w:rsidRPr="001E1417">
        <w:rPr>
          <w:rFonts w:ascii="Bahnschrift" w:hAnsi="Bahnschrift" w:cs="Times New Roman"/>
        </w:rPr>
        <w:t>sem</w:t>
      </w:r>
      <w:proofErr w:type="spellEnd"/>
      <w:r w:rsidRPr="001E1417">
        <w:rPr>
          <w:rFonts w:ascii="Bahnschrift" w:hAnsi="Bahnschrift" w:cs="Times New Roman"/>
        </w:rPr>
        <w:t xml:space="preserve"> break</w:t>
      </w:r>
    </w:p>
    <w:p w14:paraId="431B163D" w14:textId="77777777" w:rsidR="001E1417" w:rsidRPr="001E1417" w:rsidRDefault="001E1417" w:rsidP="001E1417">
      <w:pPr>
        <w:pStyle w:val="ListParagraph"/>
        <w:numPr>
          <w:ilvl w:val="0"/>
          <w:numId w:val="10"/>
        </w:numPr>
        <w:rPr>
          <w:rFonts w:ascii="Bahnschrift" w:hAnsi="Bahnschrift" w:cs="Times New Roman"/>
        </w:rPr>
      </w:pPr>
      <w:r>
        <w:rPr>
          <w:rFonts w:ascii="Bahnschrift" w:hAnsi="Bahnschrift" w:cs="Times New Roman"/>
        </w:rPr>
        <w:t>Read how Systolic Arrays work and write VHDL code to test it then continue to research deeply</w:t>
      </w:r>
    </w:p>
    <w:p w14:paraId="380C18AA" w14:textId="77777777" w:rsidR="001E1417" w:rsidRPr="001E1417" w:rsidRDefault="001E1417" w:rsidP="001E1417">
      <w:pPr>
        <w:pStyle w:val="ListParagraph"/>
        <w:rPr>
          <w:rFonts w:ascii="Bahnschrift" w:hAnsi="Bahnschrift" w:cs="Times New Roman"/>
          <w:b/>
          <w:bCs/>
          <w:u w:val="single"/>
        </w:rPr>
      </w:pPr>
    </w:p>
    <w:p w14:paraId="466B6C93" w14:textId="77777777" w:rsidR="0023721C" w:rsidRPr="001E1417" w:rsidRDefault="0023721C" w:rsidP="0023721C">
      <w:pPr>
        <w:rPr>
          <w:rFonts w:ascii="Bahnschrift" w:hAnsi="Bahnschrift" w:cs="Times New Roman"/>
          <w:b/>
          <w:bCs/>
          <w:sz w:val="28"/>
          <w:szCs w:val="28"/>
          <w:u w:val="single"/>
        </w:rPr>
      </w:pPr>
      <w:r w:rsidRPr="001E1417">
        <w:rPr>
          <w:rFonts w:ascii="Bahnschrift" w:hAnsi="Bahnschrift" w:cs="Times New Roman"/>
          <w:b/>
          <w:bCs/>
          <w:sz w:val="28"/>
          <w:szCs w:val="28"/>
          <w:u w:val="single"/>
        </w:rPr>
        <w:t>Deadlines:</w:t>
      </w:r>
    </w:p>
    <w:p w14:paraId="22312AF5" w14:textId="4DDFB953" w:rsidR="0023721C" w:rsidRDefault="001E1417" w:rsidP="0023721C">
      <w:pPr>
        <w:pStyle w:val="ListParagraph"/>
        <w:numPr>
          <w:ilvl w:val="0"/>
          <w:numId w:val="8"/>
        </w:numPr>
        <w:rPr>
          <w:rFonts w:ascii="Bahnschrift" w:hAnsi="Bahnschrift" w:cs="Times New Roman"/>
        </w:rPr>
      </w:pPr>
      <w:r w:rsidRPr="001E1417">
        <w:rPr>
          <w:rFonts w:ascii="Bahnschrift" w:hAnsi="Bahnschrift" w:cs="Times New Roman"/>
        </w:rPr>
        <w:t>Hand in H&amp;S Risk Assessment ASAP</w:t>
      </w:r>
    </w:p>
    <w:p w14:paraId="7F8A79F6" w14:textId="362DA990" w:rsidR="0023721C" w:rsidRPr="006D5F65" w:rsidRDefault="001E1417" w:rsidP="001E1417">
      <w:pPr>
        <w:pStyle w:val="ListParagraph"/>
        <w:numPr>
          <w:ilvl w:val="0"/>
          <w:numId w:val="8"/>
        </w:numPr>
        <w:rPr>
          <w:rFonts w:ascii="Bahnschrift" w:hAnsi="Bahnschrift" w:cs="Times New Roman"/>
          <w:b/>
          <w:bCs/>
          <w:sz w:val="28"/>
          <w:szCs w:val="28"/>
          <w:u w:val="single"/>
          <w:lang w:val="en-US"/>
        </w:rPr>
      </w:pPr>
      <w:r w:rsidRPr="001E1417">
        <w:rPr>
          <w:rFonts w:ascii="Bahnschrift" w:hAnsi="Bahnschrift" w:cs="Times New Roman"/>
        </w:rPr>
        <w:t>Literature Review Friday Week 5</w:t>
      </w:r>
    </w:p>
    <w:p w14:paraId="275C431D" w14:textId="3CA97002" w:rsidR="006D5F65" w:rsidRPr="001E1417" w:rsidRDefault="006D5F65" w:rsidP="006D5F65">
      <w:pPr>
        <w:rPr>
          <w:rFonts w:ascii="Bahnschrift" w:hAnsi="Bahnschrift" w:cs="Times New Roman"/>
          <w:sz w:val="28"/>
          <w:szCs w:val="28"/>
        </w:rPr>
      </w:pPr>
      <w:r w:rsidRPr="001E1417">
        <w:rPr>
          <w:rFonts w:ascii="Bahnschrift" w:hAnsi="Bahnschrift" w:cs="Times New Roman"/>
          <w:b/>
          <w:bCs/>
          <w:sz w:val="28"/>
          <w:szCs w:val="28"/>
          <w:u w:val="single"/>
        </w:rPr>
        <w:lastRenderedPageBreak/>
        <w:t>Meeting Details:</w:t>
      </w:r>
      <w:r w:rsidRPr="001E1417">
        <w:rPr>
          <w:rFonts w:ascii="Bahnschrift" w:hAnsi="Bahnschrift" w:cs="Times New Roman"/>
          <w:sz w:val="28"/>
          <w:szCs w:val="28"/>
          <w:u w:val="single"/>
        </w:rPr>
        <w:br/>
      </w:r>
      <w:r w:rsidRPr="001E1417">
        <w:rPr>
          <w:rFonts w:ascii="Bahnschrift" w:hAnsi="Bahnschrift" w:cs="Times New Roman"/>
        </w:rPr>
        <w:t xml:space="preserve">Date: </w:t>
      </w:r>
      <w:r>
        <w:rPr>
          <w:rFonts w:ascii="Bahnschrift" w:hAnsi="Bahnschrift" w:cs="Times New Roman"/>
        </w:rPr>
        <w:t>02</w:t>
      </w:r>
      <w:r w:rsidRPr="001E1417">
        <w:rPr>
          <w:rFonts w:ascii="Bahnschrift" w:hAnsi="Bahnschrift" w:cs="Times New Roman"/>
        </w:rPr>
        <w:t>/0</w:t>
      </w:r>
      <w:r>
        <w:rPr>
          <w:rFonts w:ascii="Bahnschrift" w:hAnsi="Bahnschrift" w:cs="Times New Roman"/>
        </w:rPr>
        <w:t>4</w:t>
      </w:r>
      <w:r w:rsidRPr="001E1417">
        <w:rPr>
          <w:rFonts w:ascii="Bahnschrift" w:hAnsi="Bahnschrift" w:cs="Times New Roman"/>
        </w:rPr>
        <w:t>/25</w:t>
      </w:r>
      <w:r w:rsidRPr="001E1417">
        <w:rPr>
          <w:rFonts w:ascii="Bahnschrift" w:hAnsi="Bahnschrift" w:cs="Times New Roman"/>
        </w:rPr>
        <w:br/>
        <w:t xml:space="preserve">Location: </w:t>
      </w:r>
      <w:r>
        <w:rPr>
          <w:rFonts w:ascii="Bahnschrift" w:hAnsi="Bahnschrift" w:cs="Times New Roman"/>
        </w:rPr>
        <w:t>Zoom Meeting online level 4</w:t>
      </w:r>
      <w:r w:rsidRPr="001E1417">
        <w:rPr>
          <w:rFonts w:ascii="Bahnschrift" w:hAnsi="Bahnschrift" w:cs="Times New Roman"/>
        </w:rPr>
        <w:br/>
        <w:t xml:space="preserve">Minute Taker: </w:t>
      </w:r>
      <w:r>
        <w:rPr>
          <w:rFonts w:ascii="Bahnschrift" w:hAnsi="Bahnschrift" w:cs="Times New Roman"/>
        </w:rPr>
        <w:t>Pratham</w:t>
      </w:r>
      <w:r w:rsidRPr="001E1417">
        <w:rPr>
          <w:rFonts w:ascii="Bahnschrift" w:hAnsi="Bahnschrift" w:cs="Times New Roman"/>
        </w:rPr>
        <w:br/>
        <w:t>Members Present: Everyone</w:t>
      </w:r>
    </w:p>
    <w:p w14:paraId="19877E83" w14:textId="77777777" w:rsidR="006D5F65" w:rsidRPr="001E1417" w:rsidRDefault="006D5F65" w:rsidP="006D5F65">
      <w:pPr>
        <w:rPr>
          <w:rFonts w:ascii="Bahnschrift" w:hAnsi="Bahnschrift" w:cs="Times New Roman"/>
          <w:b/>
          <w:bCs/>
          <w:sz w:val="28"/>
          <w:szCs w:val="28"/>
          <w:u w:val="single"/>
        </w:rPr>
      </w:pPr>
      <w:r w:rsidRPr="001E1417">
        <w:rPr>
          <w:rFonts w:ascii="Bahnschrift" w:hAnsi="Bahnschrift" w:cs="Times New Roman"/>
          <w:b/>
          <w:bCs/>
          <w:sz w:val="28"/>
          <w:szCs w:val="28"/>
          <w:u w:val="single"/>
        </w:rPr>
        <w:t>Meeting Agenda:</w:t>
      </w:r>
    </w:p>
    <w:p w14:paraId="303F8F33" w14:textId="0DBD0132" w:rsidR="006D5F65" w:rsidRPr="006D5F65" w:rsidRDefault="006D5F65" w:rsidP="006D5F65">
      <w:pPr>
        <w:pStyle w:val="ListParagraph"/>
        <w:numPr>
          <w:ilvl w:val="0"/>
          <w:numId w:val="3"/>
        </w:numPr>
        <w:rPr>
          <w:rFonts w:ascii="Bahnschrift" w:hAnsi="Bahnschrift" w:cs="Times New Roman"/>
          <w:b/>
          <w:bCs/>
          <w:sz w:val="28"/>
          <w:szCs w:val="28"/>
          <w:u w:val="single"/>
        </w:rPr>
      </w:pPr>
      <w:r>
        <w:rPr>
          <w:rFonts w:ascii="Bahnschrift" w:hAnsi="Bahnschrift" w:cs="Times New Roman"/>
        </w:rPr>
        <w:t>Talk about lit review</w:t>
      </w:r>
    </w:p>
    <w:p w14:paraId="77290974" w14:textId="77777777" w:rsidR="006D5F65" w:rsidRPr="006D5F65" w:rsidRDefault="006D5F65" w:rsidP="006D5F65">
      <w:pPr>
        <w:pStyle w:val="ListParagraph"/>
        <w:rPr>
          <w:rFonts w:ascii="Bahnschrift" w:hAnsi="Bahnschrift" w:cs="Times New Roman"/>
          <w:b/>
          <w:bCs/>
          <w:sz w:val="28"/>
          <w:szCs w:val="28"/>
          <w:u w:val="single"/>
        </w:rPr>
      </w:pPr>
    </w:p>
    <w:p w14:paraId="150C7D14" w14:textId="116552E0" w:rsidR="006D5F65" w:rsidRPr="001E1417" w:rsidRDefault="006D5F65" w:rsidP="006D5F65">
      <w:pPr>
        <w:pStyle w:val="ListParagraph"/>
        <w:numPr>
          <w:ilvl w:val="0"/>
          <w:numId w:val="3"/>
        </w:numPr>
        <w:rPr>
          <w:rFonts w:ascii="Bahnschrift" w:hAnsi="Bahnschrift" w:cs="Times New Roman"/>
          <w:b/>
          <w:bCs/>
          <w:sz w:val="28"/>
          <w:szCs w:val="28"/>
          <w:u w:val="single"/>
        </w:rPr>
      </w:pPr>
      <w:r w:rsidRPr="001E1417">
        <w:rPr>
          <w:rFonts w:ascii="Bahnschrift" w:hAnsi="Bahnschrift" w:cs="Times New Roman"/>
          <w:b/>
          <w:bCs/>
          <w:sz w:val="28"/>
          <w:szCs w:val="28"/>
          <w:u w:val="single"/>
        </w:rPr>
        <w:t>Recent Achievements:</w:t>
      </w:r>
    </w:p>
    <w:p w14:paraId="1B271992" w14:textId="42A2BD4E" w:rsidR="006D5F65" w:rsidRDefault="006D5F65" w:rsidP="006D5F65">
      <w:pPr>
        <w:pStyle w:val="ListParagraph"/>
        <w:numPr>
          <w:ilvl w:val="0"/>
          <w:numId w:val="3"/>
        </w:numPr>
        <w:rPr>
          <w:rFonts w:ascii="Bahnschrift" w:hAnsi="Bahnschrift" w:cs="Times New Roman"/>
        </w:rPr>
      </w:pPr>
      <w:r w:rsidRPr="001E1417">
        <w:rPr>
          <w:rFonts w:ascii="Bahnschrift" w:hAnsi="Bahnschrift" w:cs="Times New Roman"/>
        </w:rPr>
        <w:t xml:space="preserve">Completed </w:t>
      </w:r>
      <w:r>
        <w:rPr>
          <w:rFonts w:ascii="Bahnschrift" w:hAnsi="Bahnschrift" w:cs="Times New Roman"/>
        </w:rPr>
        <w:t>most of the research</w:t>
      </w:r>
    </w:p>
    <w:p w14:paraId="12B7AC4A" w14:textId="2D919431" w:rsidR="006D5F65" w:rsidRPr="001E1417" w:rsidRDefault="006D5F65" w:rsidP="006D5F65">
      <w:pPr>
        <w:pStyle w:val="ListParagraph"/>
        <w:numPr>
          <w:ilvl w:val="0"/>
          <w:numId w:val="3"/>
        </w:numPr>
        <w:rPr>
          <w:rFonts w:ascii="Bahnschrift" w:hAnsi="Bahnschrift" w:cs="Times New Roman"/>
        </w:rPr>
      </w:pPr>
      <w:r>
        <w:rPr>
          <w:rFonts w:ascii="Bahnschrift" w:hAnsi="Bahnschrift" w:cs="Times New Roman"/>
        </w:rPr>
        <w:t>Currently working on the literature review on latex</w:t>
      </w:r>
    </w:p>
    <w:p w14:paraId="460CBD72" w14:textId="2813C65D" w:rsidR="006D5F65" w:rsidRPr="001E1417" w:rsidRDefault="006D5F65" w:rsidP="006D5F65">
      <w:pPr>
        <w:pStyle w:val="ListParagraph"/>
        <w:rPr>
          <w:rFonts w:ascii="Bahnschrift" w:hAnsi="Bahnschrift" w:cs="Times New Roman"/>
        </w:rPr>
      </w:pPr>
      <w:r w:rsidRPr="001E1417">
        <w:rPr>
          <w:rFonts w:ascii="Bahnschrift" w:hAnsi="Bahnschrift" w:cs="Times New Roman"/>
          <w:b/>
          <w:bCs/>
          <w:sz w:val="28"/>
          <w:szCs w:val="28"/>
          <w:u w:val="single"/>
        </w:rPr>
        <w:br/>
      </w:r>
    </w:p>
    <w:p w14:paraId="71CC9C39" w14:textId="77777777" w:rsidR="006D5F65" w:rsidRPr="001E1417" w:rsidRDefault="006D5F65" w:rsidP="006D5F65">
      <w:pPr>
        <w:rPr>
          <w:rFonts w:ascii="Bahnschrift" w:hAnsi="Bahnschrift" w:cs="Times New Roman"/>
          <w:b/>
          <w:bCs/>
          <w:sz w:val="28"/>
          <w:szCs w:val="28"/>
          <w:u w:val="single"/>
        </w:rPr>
      </w:pPr>
      <w:r w:rsidRPr="001E1417">
        <w:rPr>
          <w:rFonts w:ascii="Bahnschrift" w:hAnsi="Bahnschrift" w:cs="Times New Roman"/>
          <w:b/>
          <w:bCs/>
          <w:sz w:val="28"/>
          <w:szCs w:val="28"/>
          <w:u w:val="single"/>
        </w:rPr>
        <w:t>Meeting Discussions &amp; Outcomes:</w:t>
      </w:r>
    </w:p>
    <w:p w14:paraId="4B1F9422" w14:textId="2536114D" w:rsidR="006D5F65" w:rsidRDefault="006D5F65" w:rsidP="006D5F65">
      <w:pPr>
        <w:pStyle w:val="ListParagraph"/>
        <w:numPr>
          <w:ilvl w:val="0"/>
          <w:numId w:val="9"/>
        </w:numPr>
        <w:rPr>
          <w:rFonts w:ascii="Bahnschrift" w:hAnsi="Bahnschrift" w:cs="Times New Roman"/>
        </w:rPr>
      </w:pPr>
      <w:r>
        <w:rPr>
          <w:rFonts w:ascii="Bahnschrift" w:hAnsi="Bahnschrift" w:cs="Times New Roman"/>
        </w:rPr>
        <w:t>Asking about references, if we can reference</w:t>
      </w:r>
      <w:r w:rsidR="00AA0D3E">
        <w:rPr>
          <w:rFonts w:ascii="Bahnschrift" w:hAnsi="Bahnschrift" w:cs="Times New Roman"/>
        </w:rPr>
        <w:t xml:space="preserve"> </w:t>
      </w:r>
      <w:proofErr w:type="spellStart"/>
      <w:r w:rsidR="00AA0D3E">
        <w:rPr>
          <w:rFonts w:ascii="Bahnschrift" w:hAnsi="Bahnschrift" w:cs="Times New Roman"/>
        </w:rPr>
        <w:t>youtube</w:t>
      </w:r>
      <w:proofErr w:type="spellEnd"/>
      <w:r w:rsidR="00AA0D3E">
        <w:rPr>
          <w:rFonts w:ascii="Bahnschrift" w:hAnsi="Bahnschrift" w:cs="Times New Roman"/>
        </w:rPr>
        <w:t xml:space="preserve"> videos. – should be fine</w:t>
      </w:r>
    </w:p>
    <w:p w14:paraId="5EEEB8F2" w14:textId="7175409B" w:rsidR="00AA0D3E" w:rsidRDefault="00AA0D3E" w:rsidP="006D5F65">
      <w:pPr>
        <w:pStyle w:val="ListParagraph"/>
        <w:numPr>
          <w:ilvl w:val="0"/>
          <w:numId w:val="9"/>
        </w:numPr>
        <w:rPr>
          <w:rFonts w:ascii="Bahnschrift" w:hAnsi="Bahnschrift" w:cs="Times New Roman"/>
        </w:rPr>
      </w:pPr>
      <w:r>
        <w:rPr>
          <w:rFonts w:ascii="Bahnschrift" w:hAnsi="Bahnschrift" w:cs="Times New Roman"/>
        </w:rPr>
        <w:t xml:space="preserve">Asked about if need a </w:t>
      </w:r>
      <w:proofErr w:type="gramStart"/>
      <w:r>
        <w:rPr>
          <w:rFonts w:ascii="Bahnschrift" w:hAnsi="Bahnschrift" w:cs="Times New Roman"/>
        </w:rPr>
        <w:t>declaration  -</w:t>
      </w:r>
      <w:proofErr w:type="gramEnd"/>
      <w:r>
        <w:rPr>
          <w:rFonts w:ascii="Bahnschrift" w:hAnsi="Bahnschrift" w:cs="Times New Roman"/>
        </w:rPr>
        <w:t xml:space="preserve"> not needed</w:t>
      </w:r>
    </w:p>
    <w:p w14:paraId="38F0767B" w14:textId="1EA463C1" w:rsidR="00AA0D3E" w:rsidRDefault="00AA0D3E" w:rsidP="006D5F65">
      <w:pPr>
        <w:pStyle w:val="ListParagraph"/>
        <w:numPr>
          <w:ilvl w:val="0"/>
          <w:numId w:val="9"/>
        </w:numPr>
        <w:rPr>
          <w:rFonts w:ascii="Bahnschrift" w:hAnsi="Bahnschrift" w:cs="Times New Roman"/>
        </w:rPr>
      </w:pPr>
      <w:r>
        <w:rPr>
          <w:rFonts w:ascii="Bahnschrift" w:hAnsi="Bahnschrift" w:cs="Times New Roman"/>
        </w:rPr>
        <w:t>Proposal thing (addon soon)</w:t>
      </w:r>
    </w:p>
    <w:p w14:paraId="766776B5" w14:textId="7AA75FC2" w:rsidR="00AA0D3E" w:rsidRDefault="00AA0D3E" w:rsidP="006D5F65">
      <w:pPr>
        <w:pStyle w:val="ListParagraph"/>
        <w:numPr>
          <w:ilvl w:val="0"/>
          <w:numId w:val="9"/>
        </w:numPr>
        <w:rPr>
          <w:rFonts w:ascii="Bahnschrift" w:hAnsi="Bahnschrift" w:cs="Times New Roman"/>
        </w:rPr>
      </w:pPr>
      <w:r>
        <w:rPr>
          <w:rFonts w:ascii="Bahnschrift" w:hAnsi="Bahnschrift" w:cs="Times New Roman"/>
        </w:rPr>
        <w:t>Could make problem statement general based on the project description but also make changes</w:t>
      </w:r>
    </w:p>
    <w:p w14:paraId="7890DB67" w14:textId="38C2D362" w:rsidR="00AA0D3E" w:rsidRDefault="00AA0D3E" w:rsidP="006D5F65">
      <w:pPr>
        <w:pStyle w:val="ListParagraph"/>
        <w:numPr>
          <w:ilvl w:val="0"/>
          <w:numId w:val="9"/>
        </w:numPr>
        <w:rPr>
          <w:rFonts w:ascii="Bahnschrift" w:hAnsi="Bahnschrift" w:cs="Times New Roman"/>
        </w:rPr>
      </w:pPr>
      <w:r>
        <w:rPr>
          <w:rFonts w:ascii="Bahnschrift" w:hAnsi="Bahnschrift" w:cs="Times New Roman"/>
        </w:rPr>
        <w:t xml:space="preserve">Could </w:t>
      </w:r>
      <w:proofErr w:type="gramStart"/>
      <w:r>
        <w:rPr>
          <w:rFonts w:ascii="Bahnschrift" w:hAnsi="Bahnschrift" w:cs="Times New Roman"/>
        </w:rPr>
        <w:t>look into</w:t>
      </w:r>
      <w:proofErr w:type="gramEnd"/>
      <w:r>
        <w:rPr>
          <w:rFonts w:ascii="Bahnschrift" w:hAnsi="Bahnschrift" w:cs="Times New Roman"/>
        </w:rPr>
        <w:t xml:space="preserve"> Dynamic partial reconfiguration which could be implemented and can also be published.</w:t>
      </w:r>
    </w:p>
    <w:p w14:paraId="5ECE69BD" w14:textId="1587F3FD" w:rsidR="00AA0D3E" w:rsidRDefault="00AA0D3E" w:rsidP="006D5F65">
      <w:pPr>
        <w:pStyle w:val="ListParagraph"/>
        <w:numPr>
          <w:ilvl w:val="0"/>
          <w:numId w:val="9"/>
        </w:numPr>
        <w:rPr>
          <w:rFonts w:ascii="Bahnschrift" w:hAnsi="Bahnschrift" w:cs="Times New Roman"/>
        </w:rPr>
      </w:pPr>
      <w:r>
        <w:rPr>
          <w:rFonts w:ascii="Bahnschrift" w:hAnsi="Bahnschrift" w:cs="Times New Roman"/>
        </w:rPr>
        <w:t xml:space="preserve">Should </w:t>
      </w:r>
      <w:proofErr w:type="gramStart"/>
      <w:r>
        <w:rPr>
          <w:rFonts w:ascii="Bahnschrift" w:hAnsi="Bahnschrift" w:cs="Times New Roman"/>
        </w:rPr>
        <w:t>look into</w:t>
      </w:r>
      <w:proofErr w:type="gramEnd"/>
      <w:r>
        <w:rPr>
          <w:rFonts w:ascii="Bahnschrift" w:hAnsi="Bahnschrift" w:cs="Times New Roman"/>
        </w:rPr>
        <w:t xml:space="preserve"> the broader vision for the report which is useful</w:t>
      </w:r>
    </w:p>
    <w:p w14:paraId="149248E3" w14:textId="77E2CC75" w:rsidR="00AA0D3E" w:rsidRPr="006D5F65" w:rsidRDefault="00AA0D3E" w:rsidP="006D5F65">
      <w:pPr>
        <w:pStyle w:val="ListParagraph"/>
        <w:numPr>
          <w:ilvl w:val="0"/>
          <w:numId w:val="9"/>
        </w:numPr>
        <w:rPr>
          <w:rFonts w:ascii="Bahnschrift" w:hAnsi="Bahnschrift" w:cs="Times New Roman"/>
        </w:rPr>
      </w:pPr>
      <w:r>
        <w:rPr>
          <w:rFonts w:ascii="Bahnschrift" w:hAnsi="Bahnschrift" w:cs="Times New Roman"/>
        </w:rPr>
        <w:t xml:space="preserve">Continue the work after submitting the lit review. Follow </w:t>
      </w:r>
      <w:proofErr w:type="spellStart"/>
      <w:r>
        <w:rPr>
          <w:rFonts w:ascii="Bahnschrift" w:hAnsi="Bahnschrift" w:cs="Times New Roman"/>
        </w:rPr>
        <w:t>ghantt</w:t>
      </w:r>
      <w:proofErr w:type="spellEnd"/>
      <w:r>
        <w:rPr>
          <w:rFonts w:ascii="Bahnschrift" w:hAnsi="Bahnschrift" w:cs="Times New Roman"/>
        </w:rPr>
        <w:t xml:space="preserve"> </w:t>
      </w:r>
      <w:proofErr w:type="spellStart"/>
      <w:proofErr w:type="gramStart"/>
      <w:r>
        <w:rPr>
          <w:rFonts w:ascii="Bahnschrift" w:hAnsi="Bahnschrift" w:cs="Times New Roman"/>
        </w:rPr>
        <w:t>chart.</w:t>
      </w:r>
      <w:r w:rsidR="00F958EE">
        <w:rPr>
          <w:rFonts w:ascii="Bahnschrift" w:hAnsi="Bahnschrift" w:cs="Times New Roman"/>
        </w:rPr>
        <w:t>d</w:t>
      </w:r>
      <w:proofErr w:type="spellEnd"/>
      <w:proofErr w:type="gramEnd"/>
    </w:p>
    <w:p w14:paraId="1582B6C1" w14:textId="77777777" w:rsidR="006D5F65" w:rsidRPr="001E1417" w:rsidRDefault="006D5F65" w:rsidP="006D5F65">
      <w:pPr>
        <w:rPr>
          <w:rFonts w:ascii="Bahnschrift" w:hAnsi="Bahnschrift" w:cs="Times New Roman"/>
          <w:b/>
          <w:bCs/>
          <w:sz w:val="28"/>
          <w:szCs w:val="28"/>
          <w:u w:val="single"/>
        </w:rPr>
      </w:pPr>
      <w:r w:rsidRPr="001E1417">
        <w:rPr>
          <w:rFonts w:ascii="Bahnschrift" w:hAnsi="Bahnschrift" w:cs="Times New Roman"/>
          <w:b/>
          <w:bCs/>
          <w:sz w:val="28"/>
          <w:szCs w:val="28"/>
          <w:u w:val="single"/>
        </w:rPr>
        <w:t>To-Do:</w:t>
      </w:r>
    </w:p>
    <w:p w14:paraId="6653A105" w14:textId="10DD4829" w:rsidR="006D5F65" w:rsidRPr="001E1417" w:rsidRDefault="006D5F65" w:rsidP="006D5F65">
      <w:pPr>
        <w:pStyle w:val="ListParagraph"/>
        <w:numPr>
          <w:ilvl w:val="0"/>
          <w:numId w:val="10"/>
        </w:numPr>
        <w:rPr>
          <w:rFonts w:ascii="Bahnschrift" w:hAnsi="Bahnschrift" w:cs="Times New Roman"/>
          <w:b/>
          <w:bCs/>
          <w:u w:val="single"/>
        </w:rPr>
      </w:pPr>
      <w:r>
        <w:rPr>
          <w:rFonts w:ascii="Bahnschrift" w:hAnsi="Bahnschrift" w:cs="Times New Roman"/>
        </w:rPr>
        <w:t>-</w:t>
      </w:r>
    </w:p>
    <w:p w14:paraId="31553B12" w14:textId="77777777" w:rsidR="006D5F65" w:rsidRPr="001E1417" w:rsidRDefault="006D5F65" w:rsidP="006D5F65">
      <w:pPr>
        <w:rPr>
          <w:rFonts w:ascii="Bahnschrift" w:hAnsi="Bahnschrift" w:cs="Times New Roman"/>
          <w:b/>
          <w:bCs/>
          <w:sz w:val="28"/>
          <w:szCs w:val="28"/>
          <w:u w:val="single"/>
        </w:rPr>
      </w:pPr>
      <w:r w:rsidRPr="001E1417">
        <w:rPr>
          <w:rFonts w:ascii="Bahnschrift" w:hAnsi="Bahnschrift" w:cs="Times New Roman"/>
          <w:b/>
          <w:bCs/>
          <w:sz w:val="28"/>
          <w:szCs w:val="28"/>
          <w:u w:val="single"/>
        </w:rPr>
        <w:t>Deadlines:</w:t>
      </w:r>
    </w:p>
    <w:p w14:paraId="6C6265A4" w14:textId="064D5D46" w:rsidR="006D5F65" w:rsidRPr="00563344" w:rsidRDefault="00563344" w:rsidP="006D5F65">
      <w:pPr>
        <w:pStyle w:val="ListParagraph"/>
        <w:numPr>
          <w:ilvl w:val="0"/>
          <w:numId w:val="8"/>
        </w:numPr>
        <w:rPr>
          <w:rFonts w:ascii="Bahnschrift" w:hAnsi="Bahnschrift" w:cs="Times New Roman"/>
          <w:b/>
          <w:bCs/>
          <w:sz w:val="28"/>
          <w:szCs w:val="28"/>
          <w:u w:val="single"/>
          <w:lang w:val="en-US"/>
        </w:rPr>
      </w:pPr>
      <w:proofErr w:type="spellStart"/>
      <w:r>
        <w:rPr>
          <w:rFonts w:ascii="Bahnschrift" w:hAnsi="Bahnschrift" w:cs="Times New Roman"/>
          <w:lang w:val="en-US"/>
        </w:rPr>
        <w:t>F</w:t>
      </w:r>
      <w:r w:rsidR="006D5F65">
        <w:rPr>
          <w:rFonts w:ascii="Bahnschrift" w:hAnsi="Bahnschrift" w:cs="Times New Roman"/>
          <w:lang w:val="en-US"/>
        </w:rPr>
        <w:t>sdf</w:t>
      </w:r>
      <w:proofErr w:type="spellEnd"/>
    </w:p>
    <w:p w14:paraId="726BDFC0" w14:textId="77777777" w:rsidR="00563344" w:rsidRDefault="00563344" w:rsidP="00563344">
      <w:pPr>
        <w:rPr>
          <w:rFonts w:ascii="Bahnschrift" w:hAnsi="Bahnschrift" w:cs="Times New Roman"/>
          <w:b/>
          <w:bCs/>
          <w:sz w:val="28"/>
          <w:szCs w:val="28"/>
          <w:u w:val="single"/>
          <w:lang w:val="en-US"/>
        </w:rPr>
      </w:pPr>
    </w:p>
    <w:p w14:paraId="6B769C34" w14:textId="77777777" w:rsidR="00563344" w:rsidRDefault="00563344" w:rsidP="00563344">
      <w:pPr>
        <w:rPr>
          <w:rFonts w:ascii="Bahnschrift" w:hAnsi="Bahnschrift" w:cs="Times New Roman"/>
          <w:b/>
          <w:bCs/>
          <w:sz w:val="28"/>
          <w:szCs w:val="28"/>
          <w:u w:val="single"/>
          <w:lang w:val="en-US"/>
        </w:rPr>
      </w:pPr>
    </w:p>
    <w:p w14:paraId="5910334D" w14:textId="77777777" w:rsidR="00563344" w:rsidRDefault="00563344" w:rsidP="00563344">
      <w:pPr>
        <w:rPr>
          <w:rFonts w:ascii="Bahnschrift" w:hAnsi="Bahnschrift" w:cs="Times New Roman"/>
          <w:b/>
          <w:bCs/>
          <w:sz w:val="28"/>
          <w:szCs w:val="28"/>
          <w:u w:val="single"/>
          <w:lang w:val="en-US"/>
        </w:rPr>
      </w:pPr>
    </w:p>
    <w:p w14:paraId="02CE1717" w14:textId="77777777" w:rsidR="00563344" w:rsidRDefault="00563344" w:rsidP="00563344">
      <w:pPr>
        <w:rPr>
          <w:rFonts w:ascii="Bahnschrift" w:hAnsi="Bahnschrift" w:cs="Times New Roman"/>
          <w:b/>
          <w:bCs/>
          <w:sz w:val="28"/>
          <w:szCs w:val="28"/>
          <w:u w:val="single"/>
          <w:lang w:val="en-US"/>
        </w:rPr>
      </w:pPr>
    </w:p>
    <w:p w14:paraId="5A980E70" w14:textId="77777777" w:rsidR="00563344" w:rsidRDefault="00563344" w:rsidP="00563344">
      <w:pPr>
        <w:rPr>
          <w:rFonts w:ascii="Bahnschrift" w:hAnsi="Bahnschrift" w:cs="Times New Roman"/>
          <w:b/>
          <w:bCs/>
          <w:sz w:val="28"/>
          <w:szCs w:val="28"/>
          <w:u w:val="single"/>
          <w:lang w:val="en-US"/>
        </w:rPr>
      </w:pPr>
    </w:p>
    <w:p w14:paraId="333F06F9" w14:textId="77777777" w:rsidR="00563344" w:rsidRDefault="00563344" w:rsidP="00563344">
      <w:pPr>
        <w:rPr>
          <w:rFonts w:ascii="Bahnschrift" w:hAnsi="Bahnschrift" w:cs="Times New Roman"/>
          <w:b/>
          <w:bCs/>
          <w:sz w:val="28"/>
          <w:szCs w:val="28"/>
          <w:u w:val="single"/>
          <w:lang w:val="en-US"/>
        </w:rPr>
      </w:pPr>
    </w:p>
    <w:p w14:paraId="28555CE0" w14:textId="6DD8C4C7" w:rsidR="00563344" w:rsidRDefault="00563344">
      <w:pPr>
        <w:rPr>
          <w:rFonts w:ascii="Bahnschrift" w:hAnsi="Bahnschrift" w:cs="Times New Roman"/>
          <w:b/>
          <w:bCs/>
          <w:sz w:val="28"/>
          <w:szCs w:val="28"/>
          <w:u w:val="single"/>
          <w:lang w:val="en-US"/>
        </w:rPr>
      </w:pPr>
      <w:r>
        <w:rPr>
          <w:rFonts w:ascii="Bahnschrift" w:hAnsi="Bahnschrift" w:cs="Times New Roman"/>
          <w:b/>
          <w:bCs/>
          <w:sz w:val="28"/>
          <w:szCs w:val="28"/>
          <w:u w:val="single"/>
          <w:lang w:val="en-US"/>
        </w:rPr>
        <w:br w:type="page"/>
      </w:r>
    </w:p>
    <w:p w14:paraId="3BB27ABC" w14:textId="5F7DC737" w:rsidR="00563344" w:rsidRPr="001E1417" w:rsidRDefault="00563344" w:rsidP="00563344">
      <w:pPr>
        <w:rPr>
          <w:rFonts w:ascii="Bahnschrift" w:hAnsi="Bahnschrift" w:cs="Times New Roman"/>
          <w:sz w:val="28"/>
          <w:szCs w:val="28"/>
        </w:rPr>
      </w:pPr>
      <w:r w:rsidRPr="001E1417">
        <w:rPr>
          <w:rFonts w:ascii="Bahnschrift" w:hAnsi="Bahnschrift" w:cs="Times New Roman"/>
          <w:b/>
          <w:bCs/>
          <w:sz w:val="28"/>
          <w:szCs w:val="28"/>
          <w:u w:val="single"/>
        </w:rPr>
        <w:lastRenderedPageBreak/>
        <w:t>Meeting Details:</w:t>
      </w:r>
      <w:r w:rsidRPr="001E1417">
        <w:rPr>
          <w:rFonts w:ascii="Bahnschrift" w:hAnsi="Bahnschrift" w:cs="Times New Roman"/>
          <w:sz w:val="28"/>
          <w:szCs w:val="28"/>
          <w:u w:val="single"/>
        </w:rPr>
        <w:br/>
      </w:r>
      <w:r w:rsidRPr="001E1417">
        <w:rPr>
          <w:rFonts w:ascii="Bahnschrift" w:hAnsi="Bahnschrift" w:cs="Times New Roman"/>
        </w:rPr>
        <w:t xml:space="preserve">Date: </w:t>
      </w:r>
      <w:r>
        <w:rPr>
          <w:rFonts w:ascii="Bahnschrift" w:hAnsi="Bahnschrift" w:cs="Times New Roman"/>
        </w:rPr>
        <w:t>07</w:t>
      </w:r>
      <w:r w:rsidRPr="001E1417">
        <w:rPr>
          <w:rFonts w:ascii="Bahnschrift" w:hAnsi="Bahnschrift" w:cs="Times New Roman"/>
        </w:rPr>
        <w:t>/0</w:t>
      </w:r>
      <w:r>
        <w:rPr>
          <w:rFonts w:ascii="Bahnschrift" w:hAnsi="Bahnschrift" w:cs="Times New Roman"/>
        </w:rPr>
        <w:t>5</w:t>
      </w:r>
      <w:r w:rsidRPr="001E1417">
        <w:rPr>
          <w:rFonts w:ascii="Bahnschrift" w:hAnsi="Bahnschrift" w:cs="Times New Roman"/>
        </w:rPr>
        <w:t>/25</w:t>
      </w:r>
      <w:r w:rsidRPr="001E1417">
        <w:rPr>
          <w:rFonts w:ascii="Bahnschrift" w:hAnsi="Bahnschrift" w:cs="Times New Roman"/>
        </w:rPr>
        <w:br/>
        <w:t xml:space="preserve">Location: </w:t>
      </w:r>
      <w:r>
        <w:rPr>
          <w:rFonts w:ascii="Bahnschrift" w:hAnsi="Bahnschrift" w:cs="Times New Roman"/>
        </w:rPr>
        <w:t>Morteza’s Office</w:t>
      </w:r>
      <w:r w:rsidRPr="001E1417">
        <w:rPr>
          <w:rFonts w:ascii="Bahnschrift" w:hAnsi="Bahnschrift" w:cs="Times New Roman"/>
        </w:rPr>
        <w:br/>
        <w:t xml:space="preserve">Minute Taker: </w:t>
      </w:r>
      <w:r>
        <w:rPr>
          <w:rFonts w:ascii="Bahnschrift" w:hAnsi="Bahnschrift" w:cs="Times New Roman"/>
        </w:rPr>
        <w:t>Kristelle</w:t>
      </w:r>
      <w:r w:rsidRPr="001E1417">
        <w:rPr>
          <w:rFonts w:ascii="Bahnschrift" w:hAnsi="Bahnschrift" w:cs="Times New Roman"/>
        </w:rPr>
        <w:br/>
        <w:t>Members Present: Everyone</w:t>
      </w:r>
    </w:p>
    <w:p w14:paraId="491B6540" w14:textId="77777777" w:rsidR="00563344" w:rsidRPr="001E1417" w:rsidRDefault="00563344" w:rsidP="00563344">
      <w:pPr>
        <w:rPr>
          <w:rFonts w:ascii="Bahnschrift" w:hAnsi="Bahnschrift" w:cs="Times New Roman"/>
          <w:b/>
          <w:bCs/>
          <w:sz w:val="28"/>
          <w:szCs w:val="28"/>
          <w:u w:val="single"/>
        </w:rPr>
      </w:pPr>
      <w:r w:rsidRPr="001E1417">
        <w:rPr>
          <w:rFonts w:ascii="Bahnschrift" w:hAnsi="Bahnschrift" w:cs="Times New Roman"/>
          <w:b/>
          <w:bCs/>
          <w:sz w:val="28"/>
          <w:szCs w:val="28"/>
          <w:u w:val="single"/>
        </w:rPr>
        <w:t>Meeting Agenda:</w:t>
      </w:r>
    </w:p>
    <w:p w14:paraId="3B0811C1" w14:textId="4FEC1B59" w:rsidR="00563344" w:rsidRPr="00563344" w:rsidRDefault="00153C01" w:rsidP="00563344">
      <w:pPr>
        <w:pStyle w:val="ListParagraph"/>
        <w:numPr>
          <w:ilvl w:val="0"/>
          <w:numId w:val="3"/>
        </w:numPr>
        <w:rPr>
          <w:rFonts w:ascii="Bahnschrift" w:hAnsi="Bahnschrift" w:cs="Times New Roman"/>
          <w:b/>
          <w:bCs/>
          <w:sz w:val="28"/>
          <w:szCs w:val="28"/>
          <w:u w:val="single"/>
        </w:rPr>
      </w:pPr>
      <w:r>
        <w:rPr>
          <w:rFonts w:ascii="Bahnschrift" w:hAnsi="Bahnschrift" w:cs="Times New Roman"/>
        </w:rPr>
        <w:t>L</w:t>
      </w:r>
      <w:r w:rsidR="00563344">
        <w:rPr>
          <w:rFonts w:ascii="Bahnschrift" w:hAnsi="Bahnschrift" w:cs="Times New Roman"/>
        </w:rPr>
        <w:t>iterature review</w:t>
      </w:r>
      <w:r>
        <w:rPr>
          <w:rFonts w:ascii="Bahnschrift" w:hAnsi="Bahnschrift" w:cs="Times New Roman"/>
        </w:rPr>
        <w:t xml:space="preserve"> feedback</w:t>
      </w:r>
    </w:p>
    <w:p w14:paraId="4BA1D630" w14:textId="3AF90D41" w:rsidR="00563344" w:rsidRPr="004A7E01" w:rsidRDefault="00563344" w:rsidP="00563344">
      <w:pPr>
        <w:pStyle w:val="ListParagraph"/>
        <w:numPr>
          <w:ilvl w:val="0"/>
          <w:numId w:val="3"/>
        </w:numPr>
        <w:rPr>
          <w:rFonts w:ascii="Bahnschrift" w:hAnsi="Bahnschrift" w:cs="Times New Roman"/>
          <w:b/>
          <w:bCs/>
          <w:sz w:val="28"/>
          <w:szCs w:val="28"/>
          <w:u w:val="single"/>
        </w:rPr>
      </w:pPr>
      <w:r>
        <w:rPr>
          <w:rFonts w:ascii="Bahnschrift" w:hAnsi="Bahnschrift" w:cs="Times New Roman"/>
        </w:rPr>
        <w:t xml:space="preserve">Present our findings of the literature review </w:t>
      </w:r>
    </w:p>
    <w:p w14:paraId="2A62F504" w14:textId="355D8E20" w:rsidR="004A7E01" w:rsidRPr="006D5F65" w:rsidRDefault="004A7E01" w:rsidP="00563344">
      <w:pPr>
        <w:pStyle w:val="ListParagraph"/>
        <w:numPr>
          <w:ilvl w:val="0"/>
          <w:numId w:val="3"/>
        </w:numPr>
        <w:rPr>
          <w:rFonts w:ascii="Bahnschrift" w:hAnsi="Bahnschrift" w:cs="Times New Roman"/>
          <w:b/>
          <w:bCs/>
          <w:sz w:val="28"/>
          <w:szCs w:val="28"/>
          <w:u w:val="single"/>
        </w:rPr>
      </w:pPr>
      <w:r>
        <w:rPr>
          <w:rFonts w:ascii="Bahnschrift" w:hAnsi="Bahnschrift" w:cs="Times New Roman"/>
        </w:rPr>
        <w:t xml:space="preserve">Ask questions </w:t>
      </w:r>
    </w:p>
    <w:p w14:paraId="3F9DFA38" w14:textId="77777777" w:rsidR="00563344" w:rsidRPr="006D5F65" w:rsidRDefault="00563344" w:rsidP="00563344">
      <w:pPr>
        <w:pStyle w:val="ListParagraph"/>
        <w:rPr>
          <w:rFonts w:ascii="Bahnschrift" w:hAnsi="Bahnschrift" w:cs="Times New Roman"/>
          <w:b/>
          <w:bCs/>
          <w:sz w:val="28"/>
          <w:szCs w:val="28"/>
          <w:u w:val="single"/>
        </w:rPr>
      </w:pPr>
    </w:p>
    <w:p w14:paraId="2A951FC5" w14:textId="77777777" w:rsidR="00563344" w:rsidRPr="001E1417" w:rsidRDefault="00563344" w:rsidP="00563344">
      <w:pPr>
        <w:pStyle w:val="ListParagraph"/>
        <w:numPr>
          <w:ilvl w:val="0"/>
          <w:numId w:val="3"/>
        </w:numPr>
        <w:rPr>
          <w:rFonts w:ascii="Bahnschrift" w:hAnsi="Bahnschrift" w:cs="Times New Roman"/>
          <w:b/>
          <w:bCs/>
          <w:sz w:val="28"/>
          <w:szCs w:val="28"/>
          <w:u w:val="single"/>
        </w:rPr>
      </w:pPr>
      <w:r w:rsidRPr="001E1417">
        <w:rPr>
          <w:rFonts w:ascii="Bahnschrift" w:hAnsi="Bahnschrift" w:cs="Times New Roman"/>
          <w:b/>
          <w:bCs/>
          <w:sz w:val="28"/>
          <w:szCs w:val="28"/>
          <w:u w:val="single"/>
        </w:rPr>
        <w:t>Recent Achievements:</w:t>
      </w:r>
    </w:p>
    <w:p w14:paraId="58796EB1" w14:textId="712EB1C6" w:rsidR="00563344" w:rsidRPr="001E1417" w:rsidRDefault="00563344" w:rsidP="00563344">
      <w:pPr>
        <w:pStyle w:val="ListParagraph"/>
        <w:numPr>
          <w:ilvl w:val="0"/>
          <w:numId w:val="3"/>
        </w:numPr>
        <w:rPr>
          <w:rFonts w:ascii="Bahnschrift" w:hAnsi="Bahnschrift" w:cs="Times New Roman"/>
        </w:rPr>
      </w:pPr>
      <w:r>
        <w:rPr>
          <w:rFonts w:ascii="Bahnschrift" w:hAnsi="Bahnschrift" w:cs="Times New Roman"/>
        </w:rPr>
        <w:t>Completed and expanded literature review</w:t>
      </w:r>
      <w:r w:rsidRPr="001E1417">
        <w:rPr>
          <w:rFonts w:ascii="Bahnschrift" w:hAnsi="Bahnschrift" w:cs="Times New Roman"/>
          <w:b/>
          <w:bCs/>
          <w:sz w:val="28"/>
          <w:szCs w:val="28"/>
          <w:u w:val="single"/>
        </w:rPr>
        <w:br/>
      </w:r>
    </w:p>
    <w:p w14:paraId="45986AD2" w14:textId="77777777" w:rsidR="00563344" w:rsidRPr="001E1417" w:rsidRDefault="00563344" w:rsidP="00563344">
      <w:pPr>
        <w:rPr>
          <w:rFonts w:ascii="Bahnschrift" w:hAnsi="Bahnschrift" w:cs="Times New Roman"/>
          <w:b/>
          <w:bCs/>
          <w:sz w:val="28"/>
          <w:szCs w:val="28"/>
          <w:u w:val="single"/>
        </w:rPr>
      </w:pPr>
      <w:r w:rsidRPr="001E1417">
        <w:rPr>
          <w:rFonts w:ascii="Bahnschrift" w:hAnsi="Bahnschrift" w:cs="Times New Roman"/>
          <w:b/>
          <w:bCs/>
          <w:sz w:val="28"/>
          <w:szCs w:val="28"/>
          <w:u w:val="single"/>
        </w:rPr>
        <w:t>Meeting Discussions &amp; Outcomes:</w:t>
      </w:r>
    </w:p>
    <w:p w14:paraId="25FBCB51" w14:textId="2883696A" w:rsidR="00563344" w:rsidRDefault="00207389" w:rsidP="00563344">
      <w:pPr>
        <w:pStyle w:val="ListParagraph"/>
        <w:numPr>
          <w:ilvl w:val="0"/>
          <w:numId w:val="9"/>
        </w:numPr>
        <w:rPr>
          <w:rFonts w:ascii="Bahnschrift" w:hAnsi="Bahnschrift" w:cs="Times New Roman"/>
        </w:rPr>
      </w:pPr>
      <w:r>
        <w:rPr>
          <w:rFonts w:ascii="Bahnschrift" w:hAnsi="Bahnschrift" w:cs="Times New Roman"/>
        </w:rPr>
        <w:t>Is NIOS II a co-processor or does it solely host the NPU?</w:t>
      </w:r>
      <w:r w:rsidR="00CB261B">
        <w:rPr>
          <w:rFonts w:ascii="Bahnschrift" w:hAnsi="Bahnschrift" w:cs="Times New Roman"/>
        </w:rPr>
        <w:t xml:space="preserve"> Answer: co-processor</w:t>
      </w:r>
    </w:p>
    <w:p w14:paraId="32FDA64E" w14:textId="03CD3AEF" w:rsidR="00207389" w:rsidRDefault="00207389" w:rsidP="00563344">
      <w:pPr>
        <w:pStyle w:val="ListParagraph"/>
        <w:numPr>
          <w:ilvl w:val="0"/>
          <w:numId w:val="9"/>
        </w:numPr>
        <w:rPr>
          <w:rFonts w:ascii="Bahnschrift" w:hAnsi="Bahnschrift" w:cs="Times New Roman"/>
        </w:rPr>
      </w:pPr>
      <w:r>
        <w:rPr>
          <w:rFonts w:ascii="Bahnschrift" w:hAnsi="Bahnschrift" w:cs="Times New Roman"/>
        </w:rPr>
        <w:t xml:space="preserve">What should be our </w:t>
      </w:r>
      <w:r w:rsidR="00BF5F2F">
        <w:rPr>
          <w:rFonts w:ascii="Bahnschrift" w:hAnsi="Bahnschrift" w:cs="Times New Roman"/>
        </w:rPr>
        <w:t>baseline comparison for our benchmarks?</w:t>
      </w:r>
      <w:r w:rsidR="00153C01">
        <w:rPr>
          <w:rFonts w:ascii="Bahnschrift" w:hAnsi="Bahnschrift" w:cs="Times New Roman"/>
        </w:rPr>
        <w:t xml:space="preserve"> Answer: We are not really doing “testing” in terms of quantifying performance, we are more focused on saying “we did X and Y because we know that will speed things up if we don’t do it like Z”</w:t>
      </w:r>
    </w:p>
    <w:p w14:paraId="65E20A1E" w14:textId="58D2AE96" w:rsidR="00BF5F2F" w:rsidRDefault="00BF5F2F" w:rsidP="00563344">
      <w:pPr>
        <w:pStyle w:val="ListParagraph"/>
        <w:numPr>
          <w:ilvl w:val="0"/>
          <w:numId w:val="9"/>
        </w:numPr>
        <w:rPr>
          <w:rFonts w:ascii="Bahnschrift" w:hAnsi="Bahnschrift" w:cs="Times New Roman"/>
        </w:rPr>
      </w:pPr>
      <w:r>
        <w:rPr>
          <w:rFonts w:ascii="Bahnschrift" w:hAnsi="Bahnschrift" w:cs="Times New Roman"/>
        </w:rPr>
        <w:t xml:space="preserve">Can we keep the DE1-SOC after 701? </w:t>
      </w:r>
      <w:r w:rsidR="00153C01">
        <w:rPr>
          <w:rFonts w:ascii="Bahnschrift" w:hAnsi="Bahnschrift" w:cs="Times New Roman"/>
        </w:rPr>
        <w:t xml:space="preserve">Yes, we can email </w:t>
      </w:r>
    </w:p>
    <w:p w14:paraId="230D8A98" w14:textId="05B50959" w:rsidR="007E4A07" w:rsidRDefault="00D24E3B" w:rsidP="00766691">
      <w:pPr>
        <w:pStyle w:val="ListParagraph"/>
        <w:numPr>
          <w:ilvl w:val="0"/>
          <w:numId w:val="9"/>
        </w:numPr>
        <w:rPr>
          <w:rFonts w:ascii="Bahnschrift" w:hAnsi="Bahnschrift" w:cs="Times New Roman"/>
        </w:rPr>
      </w:pPr>
      <w:r>
        <w:rPr>
          <w:rFonts w:ascii="Bahnschrift" w:hAnsi="Bahnschrift" w:cs="Times New Roman"/>
        </w:rPr>
        <w:t>Quality is A level</w:t>
      </w:r>
      <w:r w:rsidR="007E4A07">
        <w:rPr>
          <w:rFonts w:ascii="Bahnschrift" w:hAnsi="Bahnschrift" w:cs="Times New Roman"/>
        </w:rPr>
        <w:t xml:space="preserve"> for literature review </w:t>
      </w:r>
      <w:r w:rsidR="003C7B28">
        <w:rPr>
          <w:rFonts w:ascii="Bahnschrift" w:hAnsi="Bahnschrift" w:cs="Times New Roman"/>
        </w:rPr>
        <w:t>presentation wise</w:t>
      </w:r>
    </w:p>
    <w:p w14:paraId="6E1BA6D3" w14:textId="77777777" w:rsidR="00766691" w:rsidRDefault="00766691" w:rsidP="00766691">
      <w:pPr>
        <w:pStyle w:val="ListParagraph"/>
        <w:numPr>
          <w:ilvl w:val="0"/>
          <w:numId w:val="9"/>
        </w:numPr>
        <w:rPr>
          <w:rFonts w:ascii="Bahnschrift" w:hAnsi="Bahnschrift" w:cs="Times New Roman"/>
        </w:rPr>
      </w:pPr>
      <w:r>
        <w:rPr>
          <w:rFonts w:ascii="Bahnschrift" w:hAnsi="Bahnschrift" w:cs="Times New Roman"/>
        </w:rPr>
        <w:t>Pratham Feedback:</w:t>
      </w:r>
    </w:p>
    <w:p w14:paraId="28FE0AC0" w14:textId="70A3D4DF" w:rsidR="00766691" w:rsidRDefault="00766691" w:rsidP="00766691">
      <w:pPr>
        <w:pStyle w:val="ListParagraph"/>
        <w:numPr>
          <w:ilvl w:val="1"/>
          <w:numId w:val="9"/>
        </w:numPr>
        <w:rPr>
          <w:rFonts w:ascii="Bahnschrift" w:hAnsi="Bahnschrift" w:cs="Times New Roman"/>
        </w:rPr>
      </w:pPr>
      <w:r>
        <w:rPr>
          <w:rFonts w:ascii="Bahnschrift" w:hAnsi="Bahnschrift" w:cs="Times New Roman"/>
        </w:rPr>
        <w:t>First sentence in abstract not needed</w:t>
      </w:r>
      <w:r w:rsidR="00026315">
        <w:rPr>
          <w:rFonts w:ascii="Bahnschrift" w:hAnsi="Bahnschrift" w:cs="Times New Roman"/>
        </w:rPr>
        <w:t>.</w:t>
      </w:r>
    </w:p>
    <w:p w14:paraId="4373CF1C" w14:textId="740EC4D7" w:rsidR="00766691" w:rsidRDefault="00026315" w:rsidP="00766691">
      <w:pPr>
        <w:pStyle w:val="ListParagraph"/>
        <w:numPr>
          <w:ilvl w:val="1"/>
          <w:numId w:val="9"/>
        </w:numPr>
        <w:rPr>
          <w:rFonts w:ascii="Bahnschrift" w:hAnsi="Bahnschrift" w:cs="Times New Roman"/>
        </w:rPr>
      </w:pPr>
      <w:r>
        <w:rPr>
          <w:rFonts w:ascii="Bahnschrift" w:hAnsi="Bahnschrift" w:cs="Times New Roman"/>
        </w:rPr>
        <w:t>Under the Objectives section, only list which ones we are planning to implement.</w:t>
      </w:r>
    </w:p>
    <w:p w14:paraId="59BFB1F6" w14:textId="77777777" w:rsidR="00594B85" w:rsidRDefault="00D00043" w:rsidP="00766691">
      <w:pPr>
        <w:pStyle w:val="ListParagraph"/>
        <w:numPr>
          <w:ilvl w:val="1"/>
          <w:numId w:val="9"/>
        </w:numPr>
        <w:rPr>
          <w:rFonts w:ascii="Bahnschrift" w:hAnsi="Bahnschrift" w:cs="Times New Roman"/>
        </w:rPr>
      </w:pPr>
      <w:r>
        <w:rPr>
          <w:rFonts w:ascii="Bahnschrift" w:hAnsi="Bahnschrift" w:cs="Times New Roman"/>
        </w:rPr>
        <w:t xml:space="preserve">For energy efficiency testing/benchmark: </w:t>
      </w:r>
      <w:r w:rsidR="00594B85">
        <w:rPr>
          <w:rFonts w:ascii="Bahnschrift" w:hAnsi="Bahnschrift" w:cs="Times New Roman"/>
        </w:rPr>
        <w:t>instead of quantifying measurements, just claim “we reduced memory access therefore less energy used”</w:t>
      </w:r>
    </w:p>
    <w:p w14:paraId="7F399FC8" w14:textId="77777777" w:rsidR="000C34E9" w:rsidRDefault="00E37C6B" w:rsidP="000C34E9">
      <w:pPr>
        <w:pStyle w:val="ListParagraph"/>
        <w:numPr>
          <w:ilvl w:val="1"/>
          <w:numId w:val="9"/>
        </w:numPr>
        <w:rPr>
          <w:rFonts w:ascii="Bahnschrift" w:hAnsi="Bahnschrift" w:cs="Times New Roman"/>
        </w:rPr>
      </w:pPr>
      <w:r>
        <w:rPr>
          <w:rFonts w:ascii="Bahnschrift" w:hAnsi="Bahnschrift" w:cs="Times New Roman"/>
        </w:rPr>
        <w:t>For webpages or YouTube videos, find the</w:t>
      </w:r>
      <w:r w:rsidR="000C34E9">
        <w:rPr>
          <w:rFonts w:ascii="Bahnschrift" w:hAnsi="Bahnschrift" w:cs="Times New Roman"/>
        </w:rPr>
        <w:t>ir sources to an academic journal and reference that instead</w:t>
      </w:r>
    </w:p>
    <w:p w14:paraId="1B257622" w14:textId="2CD76E24" w:rsidR="0081604E" w:rsidRPr="000C34E9" w:rsidRDefault="000C34E9" w:rsidP="000C34E9">
      <w:pPr>
        <w:pStyle w:val="ListParagraph"/>
        <w:numPr>
          <w:ilvl w:val="1"/>
          <w:numId w:val="9"/>
        </w:numPr>
        <w:rPr>
          <w:rFonts w:ascii="Bahnschrift" w:hAnsi="Bahnschrift" w:cs="Times New Roman"/>
        </w:rPr>
      </w:pPr>
      <w:r w:rsidRPr="000C34E9">
        <w:rPr>
          <w:rFonts w:ascii="Bahnschrift" w:hAnsi="Bahnschrift" w:cs="Times New Roman"/>
        </w:rPr>
        <w:t>For the final report, make sure to read and apply the rules for figures, referencing, and other things because assessor can penalise you</w:t>
      </w:r>
    </w:p>
    <w:p w14:paraId="754A8C7A" w14:textId="27A4FE0B" w:rsidR="00AC38C5" w:rsidRDefault="001976A8" w:rsidP="00766691">
      <w:pPr>
        <w:pStyle w:val="ListParagraph"/>
        <w:numPr>
          <w:ilvl w:val="1"/>
          <w:numId w:val="9"/>
        </w:numPr>
        <w:rPr>
          <w:rFonts w:ascii="Bahnschrift" w:hAnsi="Bahnschrift" w:cs="Times New Roman"/>
        </w:rPr>
      </w:pPr>
      <w:r>
        <w:rPr>
          <w:rFonts w:ascii="Bahnschrift" w:hAnsi="Bahnschrift" w:cs="Times New Roman"/>
        </w:rPr>
        <w:t xml:space="preserve">Research gaps/problem should be earlier </w:t>
      </w:r>
    </w:p>
    <w:p w14:paraId="2D56C846" w14:textId="1920C636" w:rsidR="00410502" w:rsidRDefault="00410502" w:rsidP="00766691">
      <w:pPr>
        <w:pStyle w:val="ListParagraph"/>
        <w:numPr>
          <w:ilvl w:val="1"/>
          <w:numId w:val="9"/>
        </w:numPr>
        <w:rPr>
          <w:rFonts w:ascii="Bahnschrift" w:hAnsi="Bahnschrift" w:cs="Times New Roman"/>
        </w:rPr>
      </w:pPr>
      <w:r>
        <w:rPr>
          <w:rFonts w:ascii="Bahnschrift" w:hAnsi="Bahnschrift" w:cs="Times New Roman"/>
        </w:rPr>
        <w:t>Report should have a proper conclusion</w:t>
      </w:r>
    </w:p>
    <w:p w14:paraId="3F8D26FE" w14:textId="77777777" w:rsidR="001A63E4" w:rsidRDefault="001A63E4" w:rsidP="00766691">
      <w:pPr>
        <w:pStyle w:val="ListParagraph"/>
        <w:numPr>
          <w:ilvl w:val="1"/>
          <w:numId w:val="9"/>
        </w:numPr>
        <w:rPr>
          <w:rFonts w:ascii="Bahnschrift" w:hAnsi="Bahnschrift" w:cs="Times New Roman"/>
        </w:rPr>
      </w:pPr>
      <w:r>
        <w:rPr>
          <w:rFonts w:ascii="Bahnschrift" w:hAnsi="Bahnschrift" w:cs="Times New Roman"/>
        </w:rPr>
        <w:t xml:space="preserve">In the introduction, say “this report will talk about section </w:t>
      </w:r>
      <w:proofErr w:type="gramStart"/>
      <w:r>
        <w:rPr>
          <w:rFonts w:ascii="Bahnschrift" w:hAnsi="Bahnschrift" w:cs="Times New Roman"/>
        </w:rPr>
        <w:t>a..</w:t>
      </w:r>
      <w:proofErr w:type="gramEnd"/>
      <w:r>
        <w:rPr>
          <w:rFonts w:ascii="Bahnschrift" w:hAnsi="Bahnschrift" w:cs="Times New Roman"/>
        </w:rPr>
        <w:t>”</w:t>
      </w:r>
    </w:p>
    <w:p w14:paraId="39D5DE0B" w14:textId="77777777" w:rsidR="003C7B28" w:rsidRDefault="003C7B28" w:rsidP="00766691">
      <w:pPr>
        <w:pStyle w:val="ListParagraph"/>
        <w:numPr>
          <w:ilvl w:val="1"/>
          <w:numId w:val="9"/>
        </w:numPr>
        <w:rPr>
          <w:rFonts w:ascii="Bahnschrift" w:hAnsi="Bahnschrift" w:cs="Times New Roman"/>
        </w:rPr>
      </w:pPr>
      <w:r>
        <w:rPr>
          <w:rFonts w:ascii="Bahnschrift" w:hAnsi="Bahnschrift" w:cs="Times New Roman"/>
        </w:rPr>
        <w:t>Put yourself as the reader to understand the lit review</w:t>
      </w:r>
    </w:p>
    <w:p w14:paraId="4A5BE321" w14:textId="77777777" w:rsidR="001865EF" w:rsidRDefault="001865EF" w:rsidP="001865EF">
      <w:pPr>
        <w:pStyle w:val="ListParagraph"/>
        <w:numPr>
          <w:ilvl w:val="0"/>
          <w:numId w:val="9"/>
        </w:numPr>
        <w:rPr>
          <w:rFonts w:ascii="Bahnschrift" w:hAnsi="Bahnschrift" w:cs="Times New Roman"/>
        </w:rPr>
      </w:pPr>
      <w:r>
        <w:rPr>
          <w:rFonts w:ascii="Bahnschrift" w:hAnsi="Bahnschrift" w:cs="Times New Roman"/>
        </w:rPr>
        <w:t>Kristelle Feedback:</w:t>
      </w:r>
    </w:p>
    <w:p w14:paraId="73FE90DD" w14:textId="1F31AEE0" w:rsidR="00580E42" w:rsidRDefault="00580E42" w:rsidP="001865EF">
      <w:pPr>
        <w:pStyle w:val="ListParagraph"/>
        <w:numPr>
          <w:ilvl w:val="1"/>
          <w:numId w:val="9"/>
        </w:numPr>
        <w:rPr>
          <w:rFonts w:ascii="Bahnschrift" w:hAnsi="Bahnschrift" w:cs="Times New Roman"/>
        </w:rPr>
      </w:pPr>
      <w:r>
        <w:rPr>
          <w:rFonts w:ascii="Bahnschrift" w:hAnsi="Bahnschrift" w:cs="Times New Roman"/>
        </w:rPr>
        <w:t xml:space="preserve">Same as above </w:t>
      </w:r>
    </w:p>
    <w:p w14:paraId="081D43BF" w14:textId="42B558CB" w:rsidR="001865EF" w:rsidRDefault="001865EF" w:rsidP="001865EF">
      <w:pPr>
        <w:pStyle w:val="ListParagraph"/>
        <w:numPr>
          <w:ilvl w:val="1"/>
          <w:numId w:val="9"/>
        </w:numPr>
        <w:rPr>
          <w:rFonts w:ascii="Bahnschrift" w:hAnsi="Bahnschrift" w:cs="Times New Roman"/>
        </w:rPr>
      </w:pPr>
      <w:r>
        <w:rPr>
          <w:rFonts w:ascii="Bahnschrift" w:hAnsi="Bahnschrift" w:cs="Times New Roman"/>
        </w:rPr>
        <w:t xml:space="preserve">Table of contents </w:t>
      </w:r>
      <w:r w:rsidR="000C34E9">
        <w:rPr>
          <w:rFonts w:ascii="Bahnschrift" w:hAnsi="Bahnschrift" w:cs="Times New Roman"/>
        </w:rPr>
        <w:t xml:space="preserve">should be a </w:t>
      </w:r>
      <w:r>
        <w:rPr>
          <w:rFonts w:ascii="Bahnschrift" w:hAnsi="Bahnschrift" w:cs="Times New Roman"/>
        </w:rPr>
        <w:t>new page</w:t>
      </w:r>
    </w:p>
    <w:p w14:paraId="11D868B6" w14:textId="3242A0C2" w:rsidR="001865EF" w:rsidRDefault="001865EF" w:rsidP="001865EF">
      <w:pPr>
        <w:pStyle w:val="ListParagraph"/>
        <w:numPr>
          <w:ilvl w:val="1"/>
          <w:numId w:val="9"/>
        </w:numPr>
        <w:rPr>
          <w:rFonts w:ascii="Bahnschrift" w:hAnsi="Bahnschrift" w:cs="Times New Roman"/>
        </w:rPr>
      </w:pPr>
      <w:r>
        <w:rPr>
          <w:rFonts w:ascii="Bahnschrift" w:hAnsi="Bahnschrift" w:cs="Times New Roman"/>
        </w:rPr>
        <w:t>Literature Review doesn’t have to be a header</w:t>
      </w:r>
      <w:r w:rsidR="000C34E9">
        <w:rPr>
          <w:rFonts w:ascii="Bahnschrift" w:hAnsi="Bahnschrift" w:cs="Times New Roman"/>
        </w:rPr>
        <w:t xml:space="preserve"> title</w:t>
      </w:r>
    </w:p>
    <w:p w14:paraId="7B32F672" w14:textId="77777777" w:rsidR="003C4AE7" w:rsidRDefault="003C4AE7" w:rsidP="001865EF">
      <w:pPr>
        <w:pStyle w:val="ListParagraph"/>
        <w:numPr>
          <w:ilvl w:val="1"/>
          <w:numId w:val="9"/>
        </w:numPr>
        <w:rPr>
          <w:rFonts w:ascii="Bahnschrift" w:hAnsi="Bahnschrift" w:cs="Times New Roman"/>
        </w:rPr>
      </w:pPr>
      <w:proofErr w:type="spellStart"/>
      <w:r>
        <w:rPr>
          <w:rFonts w:ascii="Bahnschrift" w:hAnsi="Bahnschrift" w:cs="Times New Roman"/>
        </w:rPr>
        <w:t>Youtube</w:t>
      </w:r>
      <w:proofErr w:type="spellEnd"/>
      <w:r>
        <w:rPr>
          <w:rFonts w:ascii="Bahnschrift" w:hAnsi="Bahnschrift" w:cs="Times New Roman"/>
        </w:rPr>
        <w:t xml:space="preserve"> vid not acceptable reference </w:t>
      </w:r>
    </w:p>
    <w:p w14:paraId="2EE4D33C" w14:textId="40BEF477" w:rsidR="00174219" w:rsidRDefault="00496887" w:rsidP="001865EF">
      <w:pPr>
        <w:pStyle w:val="ListParagraph"/>
        <w:numPr>
          <w:ilvl w:val="1"/>
          <w:numId w:val="9"/>
        </w:numPr>
        <w:rPr>
          <w:rFonts w:ascii="Bahnschrift" w:hAnsi="Bahnschrift" w:cs="Times New Roman"/>
        </w:rPr>
      </w:pPr>
      <w:r>
        <w:rPr>
          <w:rFonts w:ascii="Bahnschrift" w:hAnsi="Bahnschrift" w:cs="Times New Roman"/>
        </w:rPr>
        <w:lastRenderedPageBreak/>
        <w:t>Research problems</w:t>
      </w:r>
      <w:r w:rsidR="00174219">
        <w:rPr>
          <w:rFonts w:ascii="Bahnschrift" w:hAnsi="Bahnschrift" w:cs="Times New Roman"/>
        </w:rPr>
        <w:t xml:space="preserve"> / aim and objectives</w:t>
      </w:r>
      <w:r>
        <w:rPr>
          <w:rFonts w:ascii="Bahnschrift" w:hAnsi="Bahnschrift" w:cs="Times New Roman"/>
        </w:rPr>
        <w:t xml:space="preserve">: </w:t>
      </w:r>
      <w:r w:rsidR="00174219">
        <w:rPr>
          <w:rFonts w:ascii="Bahnschrift" w:hAnsi="Bahnschrift" w:cs="Times New Roman"/>
        </w:rPr>
        <w:t xml:space="preserve">good to point out but not feasible to fix all problems </w:t>
      </w:r>
    </w:p>
    <w:p w14:paraId="5A1763AB" w14:textId="77777777" w:rsidR="009C2984" w:rsidRDefault="009C2984" w:rsidP="009C2984">
      <w:pPr>
        <w:pStyle w:val="ListParagraph"/>
        <w:numPr>
          <w:ilvl w:val="0"/>
          <w:numId w:val="9"/>
        </w:numPr>
        <w:rPr>
          <w:rFonts w:ascii="Bahnschrift" w:hAnsi="Bahnschrift" w:cs="Times New Roman"/>
        </w:rPr>
      </w:pPr>
      <w:r>
        <w:rPr>
          <w:rFonts w:ascii="Bahnschrift" w:hAnsi="Bahnschrift" w:cs="Times New Roman"/>
        </w:rPr>
        <w:t xml:space="preserve">Only 1 Xilinx board (but this is </w:t>
      </w:r>
      <w:proofErr w:type="gramStart"/>
      <w:r>
        <w:rPr>
          <w:rFonts w:ascii="Bahnschrift" w:hAnsi="Bahnschrift" w:cs="Times New Roman"/>
        </w:rPr>
        <w:t>later on</w:t>
      </w:r>
      <w:proofErr w:type="gramEnd"/>
      <w:r>
        <w:rPr>
          <w:rFonts w:ascii="Bahnschrift" w:hAnsi="Bahnschrift" w:cs="Times New Roman"/>
        </w:rPr>
        <w:t>)</w:t>
      </w:r>
    </w:p>
    <w:p w14:paraId="5CE5FFFA" w14:textId="77777777" w:rsidR="00C21945" w:rsidRDefault="009C2984" w:rsidP="0033425A">
      <w:pPr>
        <w:pStyle w:val="ListParagraph"/>
        <w:numPr>
          <w:ilvl w:val="0"/>
          <w:numId w:val="9"/>
        </w:numPr>
        <w:rPr>
          <w:rFonts w:ascii="Bahnschrift" w:hAnsi="Bahnschrift" w:cs="Times New Roman"/>
        </w:rPr>
      </w:pPr>
      <w:r>
        <w:rPr>
          <w:rFonts w:ascii="Bahnschrift" w:hAnsi="Bahnschrift" w:cs="Times New Roman"/>
        </w:rPr>
        <w:t xml:space="preserve">Board doesn’t matter for simulations. But customising for a specific FPGA (like memory) should be in a different file. </w:t>
      </w:r>
      <w:r w:rsidR="0033425A">
        <w:rPr>
          <w:rFonts w:ascii="Bahnschrift" w:hAnsi="Bahnschrift" w:cs="Times New Roman"/>
        </w:rPr>
        <w:t xml:space="preserve">For now, make it as general as possible. </w:t>
      </w:r>
    </w:p>
    <w:p w14:paraId="6B135994" w14:textId="77777777" w:rsidR="0083757F" w:rsidRDefault="00C21945" w:rsidP="0033425A">
      <w:pPr>
        <w:pStyle w:val="ListParagraph"/>
        <w:numPr>
          <w:ilvl w:val="0"/>
          <w:numId w:val="9"/>
        </w:numPr>
        <w:rPr>
          <w:rFonts w:ascii="Bahnschrift" w:hAnsi="Bahnschrift" w:cs="Times New Roman"/>
        </w:rPr>
      </w:pPr>
      <w:r>
        <w:rPr>
          <w:rFonts w:ascii="Bahnschrift" w:hAnsi="Bahnschrift" w:cs="Times New Roman"/>
        </w:rPr>
        <w:t>NIOS is a co-processor (“integrate with NIOS II”)</w:t>
      </w:r>
    </w:p>
    <w:p w14:paraId="23755A1C" w14:textId="77777777" w:rsidR="00FB51FF" w:rsidRDefault="00FB51FF" w:rsidP="0033425A">
      <w:pPr>
        <w:pStyle w:val="ListParagraph"/>
        <w:numPr>
          <w:ilvl w:val="0"/>
          <w:numId w:val="9"/>
        </w:numPr>
        <w:rPr>
          <w:rFonts w:ascii="Bahnschrift" w:hAnsi="Bahnschrift" w:cs="Times New Roman"/>
        </w:rPr>
      </w:pPr>
      <w:r>
        <w:rPr>
          <w:rFonts w:ascii="Bahnschrift" w:hAnsi="Bahnschrift" w:cs="Times New Roman"/>
        </w:rPr>
        <w:t>Gantt Chart:</w:t>
      </w:r>
    </w:p>
    <w:p w14:paraId="7DF0D39D" w14:textId="32203C62" w:rsidR="00A70044" w:rsidRDefault="00A70044" w:rsidP="00A70044">
      <w:pPr>
        <w:pStyle w:val="ListParagraph"/>
        <w:numPr>
          <w:ilvl w:val="1"/>
          <w:numId w:val="9"/>
        </w:numPr>
        <w:rPr>
          <w:rFonts w:ascii="Bahnschrift" w:hAnsi="Bahnschrift" w:cs="Times New Roman"/>
        </w:rPr>
      </w:pPr>
      <w:r>
        <w:rPr>
          <w:rFonts w:ascii="Bahnschrift" w:hAnsi="Bahnschrift" w:cs="Times New Roman"/>
        </w:rPr>
        <w:t>Pre-trained models are difficult to find, even for embedded devices</w:t>
      </w:r>
      <w:r w:rsidR="00470AA3">
        <w:rPr>
          <w:rFonts w:ascii="Bahnschrift" w:hAnsi="Bahnschrift" w:cs="Times New Roman"/>
        </w:rPr>
        <w:t xml:space="preserve">. Depends on how it is trained on the co-processor </w:t>
      </w:r>
    </w:p>
    <w:p w14:paraId="4605C62C" w14:textId="35C06916" w:rsidR="00A70044" w:rsidRDefault="00A70044" w:rsidP="00A70044">
      <w:pPr>
        <w:pStyle w:val="ListParagraph"/>
        <w:numPr>
          <w:ilvl w:val="1"/>
          <w:numId w:val="9"/>
        </w:numPr>
        <w:rPr>
          <w:rFonts w:ascii="Bahnschrift" w:hAnsi="Bahnschrift" w:cs="Times New Roman"/>
        </w:rPr>
      </w:pPr>
      <w:r>
        <w:rPr>
          <w:rFonts w:ascii="Bahnschrift" w:hAnsi="Bahnschrift" w:cs="Times New Roman"/>
        </w:rPr>
        <w:t>Can also use ARM processor (same Platform Designer) and more resources available</w:t>
      </w:r>
      <w:r w:rsidR="00A43E20">
        <w:rPr>
          <w:rFonts w:ascii="Bahnschrift" w:hAnsi="Bahnschrift" w:cs="Times New Roman"/>
        </w:rPr>
        <w:t>. Need to investigate this</w:t>
      </w:r>
      <w:r w:rsidR="00470AA3">
        <w:rPr>
          <w:rFonts w:ascii="Bahnschrift" w:hAnsi="Bahnschrift" w:cs="Times New Roman"/>
        </w:rPr>
        <w:t>.</w:t>
      </w:r>
    </w:p>
    <w:p w14:paraId="2AB2ED86" w14:textId="6557DE0F" w:rsidR="00470AA3" w:rsidRDefault="00470AA3" w:rsidP="009A46CF">
      <w:pPr>
        <w:pStyle w:val="ListParagraph"/>
        <w:numPr>
          <w:ilvl w:val="1"/>
          <w:numId w:val="9"/>
        </w:numPr>
        <w:rPr>
          <w:rFonts w:ascii="Bahnschrift" w:hAnsi="Bahnschrift" w:cs="Times New Roman"/>
        </w:rPr>
      </w:pPr>
      <w:r>
        <w:rPr>
          <w:rFonts w:ascii="Bahnschrift" w:hAnsi="Bahnschrift" w:cs="Times New Roman"/>
        </w:rPr>
        <w:t xml:space="preserve">Put the processor part at the last part of the research but plan and investigate ahead </w:t>
      </w:r>
    </w:p>
    <w:p w14:paraId="413E5F45" w14:textId="1ECD1EC4" w:rsidR="009A46CF" w:rsidRPr="009A46CF" w:rsidRDefault="001F2256" w:rsidP="009A46CF">
      <w:pPr>
        <w:pStyle w:val="ListParagraph"/>
        <w:numPr>
          <w:ilvl w:val="1"/>
          <w:numId w:val="9"/>
        </w:numPr>
        <w:rPr>
          <w:rFonts w:ascii="Bahnschrift" w:hAnsi="Bahnschrift" w:cs="Times New Roman"/>
        </w:rPr>
      </w:pPr>
      <w:r>
        <w:rPr>
          <w:rFonts w:ascii="Bahnschrift" w:hAnsi="Bahnschrift" w:cs="Times New Roman"/>
        </w:rPr>
        <w:t xml:space="preserve">ARM/Intel provides MAC operations </w:t>
      </w:r>
    </w:p>
    <w:p w14:paraId="01C07B9B" w14:textId="4AA3750A" w:rsidR="00106ADD" w:rsidRPr="006927E2" w:rsidRDefault="00A43E20" w:rsidP="006927E2">
      <w:pPr>
        <w:pStyle w:val="ListParagraph"/>
        <w:numPr>
          <w:ilvl w:val="0"/>
          <w:numId w:val="9"/>
        </w:numPr>
        <w:rPr>
          <w:rFonts w:ascii="Bahnschrift" w:hAnsi="Bahnschrift" w:cs="Times New Roman"/>
        </w:rPr>
      </w:pPr>
      <w:r w:rsidRPr="006927E2">
        <w:rPr>
          <w:rFonts w:ascii="Bahnschrift" w:hAnsi="Bahnschrift" w:cs="Times New Roman"/>
        </w:rPr>
        <w:t xml:space="preserve">Focus of the research is the NPU itself </w:t>
      </w:r>
    </w:p>
    <w:p w14:paraId="6E1A6003" w14:textId="77777777" w:rsidR="00D71757" w:rsidRDefault="00D71757" w:rsidP="00AF688E">
      <w:pPr>
        <w:pStyle w:val="ListParagraph"/>
        <w:numPr>
          <w:ilvl w:val="0"/>
          <w:numId w:val="9"/>
        </w:numPr>
        <w:rPr>
          <w:rFonts w:ascii="Bahnschrift" w:hAnsi="Bahnschrift" w:cs="Times New Roman"/>
        </w:rPr>
      </w:pPr>
      <w:r>
        <w:rPr>
          <w:rFonts w:ascii="Bahnschrift" w:hAnsi="Bahnschrift" w:cs="Times New Roman"/>
        </w:rPr>
        <w:t>Make NPU, test it, interfacing with the processor</w:t>
      </w:r>
    </w:p>
    <w:p w14:paraId="2A9149ED" w14:textId="77777777" w:rsidR="002E3BDC" w:rsidRDefault="000F1325" w:rsidP="00AF688E">
      <w:pPr>
        <w:pStyle w:val="ListParagraph"/>
        <w:numPr>
          <w:ilvl w:val="0"/>
          <w:numId w:val="9"/>
        </w:numPr>
        <w:rPr>
          <w:rFonts w:ascii="Bahnschrift" w:hAnsi="Bahnschrift" w:cs="Times New Roman"/>
        </w:rPr>
      </w:pPr>
      <w:r>
        <w:rPr>
          <w:rFonts w:ascii="Bahnschrift" w:hAnsi="Bahnschrift" w:cs="Times New Roman"/>
        </w:rPr>
        <w:t xml:space="preserve">See if it’s possible to testbench data from the real execution profiling. Somehow can emulate something on NIOS II with 80%. </w:t>
      </w:r>
    </w:p>
    <w:p w14:paraId="7C2D95EB" w14:textId="77777777" w:rsidR="00EC29B6" w:rsidRDefault="002E3BDC" w:rsidP="00AF688E">
      <w:pPr>
        <w:pStyle w:val="ListParagraph"/>
        <w:numPr>
          <w:ilvl w:val="0"/>
          <w:numId w:val="9"/>
        </w:numPr>
        <w:rPr>
          <w:rFonts w:ascii="Bahnschrift" w:hAnsi="Bahnschrift" w:cs="Times New Roman"/>
        </w:rPr>
      </w:pPr>
      <w:r>
        <w:rPr>
          <w:rFonts w:ascii="Bahnschrift" w:hAnsi="Bahnschrift" w:cs="Times New Roman"/>
        </w:rPr>
        <w:t xml:space="preserve">Figure what is needed and how the information is provided to the NPU. </w:t>
      </w:r>
    </w:p>
    <w:p w14:paraId="3327E05C" w14:textId="77777777" w:rsidR="00660069" w:rsidRDefault="00EC29B6" w:rsidP="00AF688E">
      <w:pPr>
        <w:pStyle w:val="ListParagraph"/>
        <w:numPr>
          <w:ilvl w:val="0"/>
          <w:numId w:val="9"/>
        </w:numPr>
        <w:rPr>
          <w:rFonts w:ascii="Bahnschrift" w:hAnsi="Bahnschrift" w:cs="Times New Roman"/>
        </w:rPr>
      </w:pPr>
      <w:r>
        <w:rPr>
          <w:rFonts w:ascii="Bahnschrift" w:hAnsi="Bahnschrift" w:cs="Times New Roman"/>
        </w:rPr>
        <w:t xml:space="preserve">Use the </w:t>
      </w:r>
      <w:proofErr w:type="spellStart"/>
      <w:r>
        <w:rPr>
          <w:rFonts w:ascii="Bahnschrift" w:hAnsi="Bahnschrift" w:cs="Times New Roman"/>
        </w:rPr>
        <w:t>intersem</w:t>
      </w:r>
      <w:proofErr w:type="spellEnd"/>
      <w:r>
        <w:rPr>
          <w:rFonts w:ascii="Bahnschrift" w:hAnsi="Bahnschrift" w:cs="Times New Roman"/>
        </w:rPr>
        <w:t xml:space="preserve"> break </w:t>
      </w:r>
      <w:r w:rsidR="00660069">
        <w:rPr>
          <w:rFonts w:ascii="Bahnschrift" w:hAnsi="Bahnschrift" w:cs="Times New Roman"/>
        </w:rPr>
        <w:t>as catch up</w:t>
      </w:r>
    </w:p>
    <w:p w14:paraId="4A95AC83" w14:textId="73B7A13A" w:rsidR="00A02691" w:rsidRDefault="00A02691" w:rsidP="00AF688E">
      <w:pPr>
        <w:pStyle w:val="ListParagraph"/>
        <w:numPr>
          <w:ilvl w:val="0"/>
          <w:numId w:val="9"/>
        </w:numPr>
        <w:rPr>
          <w:rFonts w:ascii="Bahnschrift" w:hAnsi="Bahnschrift" w:cs="Times New Roman"/>
        </w:rPr>
      </w:pPr>
      <w:r>
        <w:rPr>
          <w:rFonts w:ascii="Bahnschrift" w:hAnsi="Bahnschrift" w:cs="Times New Roman"/>
        </w:rPr>
        <w:t>DPR is good to know but will be overshooting our scope</w:t>
      </w:r>
      <w:r w:rsidR="00A40219">
        <w:rPr>
          <w:rFonts w:ascii="Bahnschrift" w:hAnsi="Bahnschrift" w:cs="Times New Roman"/>
        </w:rPr>
        <w:t xml:space="preserve"> (this can </w:t>
      </w:r>
      <w:proofErr w:type="gramStart"/>
      <w:r w:rsidR="00A40219">
        <w:rPr>
          <w:rFonts w:ascii="Bahnschrift" w:hAnsi="Bahnschrift" w:cs="Times New Roman"/>
        </w:rPr>
        <w:t>done</w:t>
      </w:r>
      <w:proofErr w:type="gramEnd"/>
      <w:r w:rsidR="00A40219">
        <w:rPr>
          <w:rFonts w:ascii="Bahnschrift" w:hAnsi="Bahnschrift" w:cs="Times New Roman"/>
        </w:rPr>
        <w:t xml:space="preserve"> if we finish all the plan before </w:t>
      </w:r>
      <w:proofErr w:type="spellStart"/>
      <w:r w:rsidR="00A40219">
        <w:rPr>
          <w:rFonts w:ascii="Bahnschrift" w:hAnsi="Bahnschrift" w:cs="Times New Roman"/>
        </w:rPr>
        <w:t>sem</w:t>
      </w:r>
      <w:proofErr w:type="spellEnd"/>
      <w:r w:rsidR="00A40219">
        <w:rPr>
          <w:rFonts w:ascii="Bahnschrift" w:hAnsi="Bahnschrift" w:cs="Times New Roman"/>
        </w:rPr>
        <w:t xml:space="preserve"> 2)</w:t>
      </w:r>
    </w:p>
    <w:p w14:paraId="35A52CA0" w14:textId="74DFF01F" w:rsidR="00A40219" w:rsidRDefault="00914AAF" w:rsidP="00AF688E">
      <w:pPr>
        <w:pStyle w:val="ListParagraph"/>
        <w:numPr>
          <w:ilvl w:val="0"/>
          <w:numId w:val="9"/>
        </w:numPr>
        <w:rPr>
          <w:rFonts w:ascii="Bahnschrift" w:hAnsi="Bahnschrift" w:cs="Times New Roman"/>
        </w:rPr>
      </w:pPr>
      <w:r>
        <w:rPr>
          <w:rFonts w:ascii="Bahnschrift" w:hAnsi="Bahnschrift" w:cs="Times New Roman"/>
        </w:rPr>
        <w:t>Dynamic is not the focus</w:t>
      </w:r>
      <w:r w:rsidR="00835826">
        <w:rPr>
          <w:rFonts w:ascii="Bahnschrift" w:hAnsi="Bahnschrift" w:cs="Times New Roman"/>
        </w:rPr>
        <w:t>.</w:t>
      </w:r>
    </w:p>
    <w:p w14:paraId="3F75EF8C" w14:textId="032BF425" w:rsidR="00DA37CC" w:rsidRDefault="00DA37CC" w:rsidP="00AF688E">
      <w:pPr>
        <w:pStyle w:val="ListParagraph"/>
        <w:numPr>
          <w:ilvl w:val="0"/>
          <w:numId w:val="9"/>
        </w:numPr>
        <w:rPr>
          <w:rFonts w:ascii="Bahnschrift" w:hAnsi="Bahnschrift" w:cs="Times New Roman"/>
        </w:rPr>
      </w:pPr>
      <w:r>
        <w:rPr>
          <w:rFonts w:ascii="Bahnschrift" w:hAnsi="Bahnschrift" w:cs="Times New Roman"/>
        </w:rPr>
        <w:t>In planning</w:t>
      </w:r>
      <w:r w:rsidR="00121566">
        <w:rPr>
          <w:rFonts w:ascii="Bahnschrift" w:hAnsi="Bahnschrift" w:cs="Times New Roman"/>
        </w:rPr>
        <w:t xml:space="preserve"> can consider DPR but real implementation will be different</w:t>
      </w:r>
    </w:p>
    <w:p w14:paraId="274DF3DD" w14:textId="77777777" w:rsidR="00B51EEC" w:rsidRDefault="00E14763" w:rsidP="00AF688E">
      <w:pPr>
        <w:pStyle w:val="ListParagraph"/>
        <w:numPr>
          <w:ilvl w:val="0"/>
          <w:numId w:val="9"/>
        </w:numPr>
        <w:rPr>
          <w:rFonts w:ascii="Bahnschrift" w:hAnsi="Bahnschrift" w:cs="Times New Roman"/>
        </w:rPr>
      </w:pPr>
      <w:r>
        <w:rPr>
          <w:rFonts w:ascii="Bahnschrift" w:hAnsi="Bahnschrift" w:cs="Times New Roman"/>
        </w:rPr>
        <w:t>Even one real case study / application is good enough. But more is better. Some benchmarks are available are online</w:t>
      </w:r>
      <w:r w:rsidR="00B51EEC">
        <w:rPr>
          <w:rFonts w:ascii="Bahnschrift" w:hAnsi="Bahnschrift" w:cs="Times New Roman"/>
        </w:rPr>
        <w:t xml:space="preserve">, sometimes it even specifies the hardware used. (Example: </w:t>
      </w:r>
      <w:proofErr w:type="spellStart"/>
      <w:r w:rsidR="00B51EEC">
        <w:rPr>
          <w:rFonts w:ascii="Bahnschrift" w:hAnsi="Bahnschrift" w:cs="Times New Roman"/>
        </w:rPr>
        <w:t>MobileNet</w:t>
      </w:r>
      <w:proofErr w:type="spellEnd"/>
      <w:r w:rsidR="00B51EEC">
        <w:rPr>
          <w:rFonts w:ascii="Bahnschrift" w:hAnsi="Bahnschrift" w:cs="Times New Roman"/>
        </w:rPr>
        <w:t xml:space="preserve"> model)</w:t>
      </w:r>
    </w:p>
    <w:p w14:paraId="2A52EFCA" w14:textId="3DAE0CFA" w:rsidR="00F22C06" w:rsidRDefault="009D2A61" w:rsidP="00C736D8">
      <w:pPr>
        <w:pStyle w:val="ListParagraph"/>
        <w:numPr>
          <w:ilvl w:val="0"/>
          <w:numId w:val="9"/>
        </w:numPr>
        <w:rPr>
          <w:rFonts w:ascii="Bahnschrift" w:hAnsi="Bahnschrift" w:cs="Times New Roman"/>
        </w:rPr>
      </w:pPr>
      <w:r>
        <w:rPr>
          <w:rFonts w:ascii="Bahnschrift" w:hAnsi="Bahnschrift" w:cs="Times New Roman"/>
        </w:rPr>
        <w:t>DPR idea: reserving part of the FPGA for RR. Identify this with Quartus. Assume 3 components. The area allocated should match the bigge</w:t>
      </w:r>
      <w:r w:rsidR="008A282D">
        <w:rPr>
          <w:rFonts w:ascii="Bahnschrift" w:hAnsi="Bahnschrift" w:cs="Times New Roman"/>
        </w:rPr>
        <w:t xml:space="preserve">st one. </w:t>
      </w:r>
      <w:proofErr w:type="spellStart"/>
      <w:r w:rsidR="00C736D8">
        <w:rPr>
          <w:rFonts w:ascii="Bahnschrift" w:hAnsi="Bahnschrift" w:cs="Times New Roman"/>
        </w:rPr>
        <w:t>Granuality</w:t>
      </w:r>
      <w:proofErr w:type="spellEnd"/>
      <w:r w:rsidR="00C736D8">
        <w:rPr>
          <w:rFonts w:ascii="Bahnschrift" w:hAnsi="Bahnschrift" w:cs="Times New Roman"/>
        </w:rPr>
        <w:t xml:space="preserve"> of the architecture of FPGA (logic element </w:t>
      </w:r>
      <w:r w:rsidR="009C654C">
        <w:rPr>
          <w:rFonts w:ascii="Bahnschrift" w:hAnsi="Bahnschrift" w:cs="Times New Roman"/>
        </w:rPr>
        <w:t xml:space="preserve">is the finest grain </w:t>
      </w:r>
      <w:r w:rsidR="00C736D8">
        <w:rPr>
          <w:rFonts w:ascii="Bahnschrift" w:hAnsi="Bahnschrift" w:cs="Times New Roman"/>
        </w:rPr>
        <w:t>for DE1-SOC)</w:t>
      </w:r>
      <w:r w:rsidR="00D0083D">
        <w:rPr>
          <w:rFonts w:ascii="Bahnschrift" w:hAnsi="Bahnschrift" w:cs="Times New Roman"/>
        </w:rPr>
        <w:t xml:space="preserve">. This is </w:t>
      </w:r>
      <w:proofErr w:type="gramStart"/>
      <w:r w:rsidR="00D0083D">
        <w:rPr>
          <w:rFonts w:ascii="Bahnschrift" w:hAnsi="Bahnschrift" w:cs="Times New Roman"/>
        </w:rPr>
        <w:t>later on</w:t>
      </w:r>
      <w:proofErr w:type="gramEnd"/>
      <w:r w:rsidR="0042710C">
        <w:rPr>
          <w:rFonts w:ascii="Bahnschrift" w:hAnsi="Bahnschrift" w:cs="Times New Roman"/>
        </w:rPr>
        <w:t xml:space="preserve"> </w:t>
      </w:r>
      <w:r w:rsidR="003A2EE6">
        <w:rPr>
          <w:rFonts w:ascii="Bahnschrift" w:hAnsi="Bahnschrift" w:cs="Times New Roman"/>
        </w:rPr>
        <w:t xml:space="preserve">         </w:t>
      </w:r>
      <w:r w:rsidR="00D0083D">
        <w:rPr>
          <w:rFonts w:ascii="Bahnschrift" w:hAnsi="Bahnschrift" w:cs="Times New Roman"/>
        </w:rPr>
        <w:t xml:space="preserve"> for when we decide the tool used in the FPGA. </w:t>
      </w:r>
    </w:p>
    <w:p w14:paraId="302F6213" w14:textId="77777777" w:rsidR="00F22C06" w:rsidRDefault="00F22C06" w:rsidP="00C736D8">
      <w:pPr>
        <w:pStyle w:val="ListParagraph"/>
        <w:numPr>
          <w:ilvl w:val="0"/>
          <w:numId w:val="9"/>
        </w:numPr>
        <w:rPr>
          <w:rFonts w:ascii="Bahnschrift" w:hAnsi="Bahnschrift" w:cs="Times New Roman"/>
        </w:rPr>
      </w:pPr>
      <w:r>
        <w:rPr>
          <w:rFonts w:ascii="Bahnschrift" w:hAnsi="Bahnschrift" w:cs="Times New Roman"/>
        </w:rPr>
        <w:t>Invasive computing</w:t>
      </w:r>
    </w:p>
    <w:p w14:paraId="3F44DE1B" w14:textId="77777777" w:rsidR="00EA6CCC" w:rsidRDefault="008C3B12" w:rsidP="00C736D8">
      <w:pPr>
        <w:pStyle w:val="ListParagraph"/>
        <w:numPr>
          <w:ilvl w:val="0"/>
          <w:numId w:val="9"/>
        </w:numPr>
        <w:rPr>
          <w:rFonts w:ascii="Bahnschrift" w:hAnsi="Bahnschrift" w:cs="Times New Roman"/>
        </w:rPr>
      </w:pPr>
      <w:r>
        <w:rPr>
          <w:rFonts w:ascii="Bahnschrift" w:hAnsi="Bahnschrift" w:cs="Times New Roman"/>
        </w:rPr>
        <w:t xml:space="preserve">Example: different bit sizes will need different MACs in each configuration </w:t>
      </w:r>
    </w:p>
    <w:p w14:paraId="79270072" w14:textId="77777777" w:rsidR="0090172B" w:rsidRDefault="00EA6CCC" w:rsidP="00C736D8">
      <w:pPr>
        <w:pStyle w:val="ListParagraph"/>
        <w:numPr>
          <w:ilvl w:val="0"/>
          <w:numId w:val="9"/>
        </w:numPr>
        <w:rPr>
          <w:rFonts w:ascii="Bahnschrift" w:hAnsi="Bahnschrift" w:cs="Times New Roman"/>
        </w:rPr>
      </w:pPr>
      <w:r>
        <w:rPr>
          <w:rFonts w:ascii="Bahnschrift" w:hAnsi="Bahnschrift" w:cs="Times New Roman"/>
        </w:rPr>
        <w:t>Pros and cons for what should be reconfigurable</w:t>
      </w:r>
    </w:p>
    <w:p w14:paraId="41843364" w14:textId="77777777" w:rsidR="00E22A27" w:rsidRDefault="0090172B" w:rsidP="00C736D8">
      <w:pPr>
        <w:pStyle w:val="ListParagraph"/>
        <w:numPr>
          <w:ilvl w:val="0"/>
          <w:numId w:val="9"/>
        </w:numPr>
        <w:rPr>
          <w:rFonts w:ascii="Bahnschrift" w:hAnsi="Bahnschrift" w:cs="Times New Roman"/>
        </w:rPr>
      </w:pPr>
      <w:r>
        <w:rPr>
          <w:rFonts w:ascii="Bahnschrift" w:hAnsi="Bahnschrift" w:cs="Times New Roman"/>
        </w:rPr>
        <w:t xml:space="preserve">DVFS is at processor </w:t>
      </w:r>
      <w:proofErr w:type="gramStart"/>
      <w:r>
        <w:rPr>
          <w:rFonts w:ascii="Bahnschrift" w:hAnsi="Bahnschrift" w:cs="Times New Roman"/>
        </w:rPr>
        <w:t>level</w:t>
      </w:r>
      <w:proofErr w:type="gramEnd"/>
      <w:r>
        <w:rPr>
          <w:rFonts w:ascii="Bahnschrift" w:hAnsi="Bahnschrift" w:cs="Times New Roman"/>
        </w:rPr>
        <w:t xml:space="preserve"> but we don’t have access to architecture of NIOS. </w:t>
      </w:r>
      <w:r w:rsidR="00517607">
        <w:rPr>
          <w:rFonts w:ascii="Bahnschrift" w:hAnsi="Bahnschrift" w:cs="Times New Roman"/>
        </w:rPr>
        <w:t>Reducing the voltage will reduce speed</w:t>
      </w:r>
      <w:r w:rsidR="00276ABE">
        <w:rPr>
          <w:rFonts w:ascii="Bahnschrift" w:hAnsi="Bahnschrift" w:cs="Times New Roman"/>
        </w:rPr>
        <w:t xml:space="preserve">. </w:t>
      </w:r>
    </w:p>
    <w:p w14:paraId="48A65073" w14:textId="77777777" w:rsidR="00E66CF1" w:rsidRPr="00E66CF1" w:rsidRDefault="00E66CF1" w:rsidP="00E66CF1">
      <w:pPr>
        <w:rPr>
          <w:rFonts w:ascii="Bahnschrift" w:hAnsi="Bahnschrift" w:cs="Times New Roman"/>
        </w:rPr>
      </w:pPr>
    </w:p>
    <w:p w14:paraId="70B3C5A1" w14:textId="77777777" w:rsidR="00E22A27" w:rsidRDefault="00E22A27" w:rsidP="00C736D8">
      <w:pPr>
        <w:pStyle w:val="ListParagraph"/>
        <w:numPr>
          <w:ilvl w:val="0"/>
          <w:numId w:val="9"/>
        </w:numPr>
        <w:rPr>
          <w:rFonts w:ascii="Bahnschrift" w:hAnsi="Bahnschrift" w:cs="Times New Roman"/>
        </w:rPr>
      </w:pPr>
      <w:r>
        <w:rPr>
          <w:rFonts w:ascii="Bahnschrift" w:hAnsi="Bahnschrift" w:cs="Times New Roman"/>
        </w:rPr>
        <w:t>Altera tool “SIMICS” (check spelling)</w:t>
      </w:r>
    </w:p>
    <w:p w14:paraId="70FA474A" w14:textId="455533DF" w:rsidR="00766691" w:rsidRPr="00C736D8" w:rsidRDefault="00766691" w:rsidP="00C736D8">
      <w:pPr>
        <w:pStyle w:val="ListParagraph"/>
        <w:numPr>
          <w:ilvl w:val="0"/>
          <w:numId w:val="9"/>
        </w:numPr>
        <w:rPr>
          <w:rFonts w:ascii="Bahnschrift" w:hAnsi="Bahnschrift" w:cs="Times New Roman"/>
        </w:rPr>
      </w:pPr>
      <w:r w:rsidRPr="00C736D8">
        <w:rPr>
          <w:rFonts w:ascii="Bahnschrift" w:hAnsi="Bahnschrift" w:cs="Times New Roman"/>
        </w:rPr>
        <w:lastRenderedPageBreak/>
        <w:br/>
      </w:r>
    </w:p>
    <w:p w14:paraId="47B3B7B2" w14:textId="77777777" w:rsidR="00563344" w:rsidRPr="001E1417" w:rsidRDefault="00563344" w:rsidP="00563344">
      <w:pPr>
        <w:rPr>
          <w:rFonts w:ascii="Bahnschrift" w:hAnsi="Bahnschrift" w:cs="Times New Roman"/>
          <w:b/>
          <w:bCs/>
          <w:sz w:val="28"/>
          <w:szCs w:val="28"/>
          <w:u w:val="single"/>
        </w:rPr>
      </w:pPr>
      <w:r w:rsidRPr="001E1417">
        <w:rPr>
          <w:rFonts w:ascii="Bahnschrift" w:hAnsi="Bahnschrift" w:cs="Times New Roman"/>
          <w:b/>
          <w:bCs/>
          <w:sz w:val="28"/>
          <w:szCs w:val="28"/>
          <w:u w:val="single"/>
        </w:rPr>
        <w:t>To-Do:</w:t>
      </w:r>
    </w:p>
    <w:p w14:paraId="549AF643" w14:textId="076F10C6" w:rsidR="00563344" w:rsidRPr="00E14763" w:rsidRDefault="00821C98" w:rsidP="00563344">
      <w:pPr>
        <w:pStyle w:val="ListParagraph"/>
        <w:numPr>
          <w:ilvl w:val="0"/>
          <w:numId w:val="10"/>
        </w:numPr>
        <w:rPr>
          <w:rFonts w:ascii="Bahnschrift" w:hAnsi="Bahnschrift" w:cs="Times New Roman"/>
          <w:u w:val="single"/>
        </w:rPr>
      </w:pPr>
      <w:r w:rsidRPr="00E14763">
        <w:rPr>
          <w:rFonts w:ascii="Bahnschrift" w:hAnsi="Bahnschrift" w:cs="Times New Roman"/>
        </w:rPr>
        <w:t xml:space="preserve">Let Morteza know if meeting next week is required </w:t>
      </w:r>
    </w:p>
    <w:p w14:paraId="5D4ACC30" w14:textId="0247572C" w:rsidR="008742C3" w:rsidRPr="00B51EEC" w:rsidRDefault="008742C3" w:rsidP="00563344">
      <w:pPr>
        <w:pStyle w:val="ListParagraph"/>
        <w:numPr>
          <w:ilvl w:val="0"/>
          <w:numId w:val="10"/>
        </w:numPr>
        <w:rPr>
          <w:rFonts w:ascii="Bahnschrift" w:hAnsi="Bahnschrift" w:cs="Times New Roman"/>
          <w:u w:val="single"/>
        </w:rPr>
      </w:pPr>
      <w:r w:rsidRPr="00E14763">
        <w:rPr>
          <w:rFonts w:ascii="Bahnschrift" w:hAnsi="Bahnschrift" w:cs="Times New Roman"/>
        </w:rPr>
        <w:t xml:space="preserve">Develop a plan on the design and how to test it. What benchmarks. </w:t>
      </w:r>
    </w:p>
    <w:p w14:paraId="7DBD5F04" w14:textId="00DDFB5F" w:rsidR="00B51EEC" w:rsidRPr="00E14763" w:rsidRDefault="00B51EEC" w:rsidP="00563344">
      <w:pPr>
        <w:pStyle w:val="ListParagraph"/>
        <w:numPr>
          <w:ilvl w:val="0"/>
          <w:numId w:val="10"/>
        </w:numPr>
        <w:rPr>
          <w:rFonts w:ascii="Bahnschrift" w:hAnsi="Bahnschrift" w:cs="Times New Roman"/>
          <w:u w:val="single"/>
        </w:rPr>
      </w:pPr>
      <w:r>
        <w:rPr>
          <w:rFonts w:ascii="Bahnschrift" w:hAnsi="Bahnschrift" w:cs="Times New Roman"/>
        </w:rPr>
        <w:t xml:space="preserve">Check which pre-trained models can be used NIOS II but ARM has more availability. </w:t>
      </w:r>
    </w:p>
    <w:p w14:paraId="57E656EF" w14:textId="77777777" w:rsidR="00563344" w:rsidRPr="001E1417" w:rsidRDefault="00563344" w:rsidP="00563344">
      <w:pPr>
        <w:rPr>
          <w:rFonts w:ascii="Bahnschrift" w:hAnsi="Bahnschrift" w:cs="Times New Roman"/>
          <w:b/>
          <w:bCs/>
          <w:sz w:val="28"/>
          <w:szCs w:val="28"/>
          <w:u w:val="single"/>
        </w:rPr>
      </w:pPr>
      <w:r w:rsidRPr="001E1417">
        <w:rPr>
          <w:rFonts w:ascii="Bahnschrift" w:hAnsi="Bahnschrift" w:cs="Times New Roman"/>
          <w:b/>
          <w:bCs/>
          <w:sz w:val="28"/>
          <w:szCs w:val="28"/>
          <w:u w:val="single"/>
        </w:rPr>
        <w:t>Deadlines:</w:t>
      </w:r>
    </w:p>
    <w:p w14:paraId="3AA1EC8F" w14:textId="22896712" w:rsidR="00563344" w:rsidRPr="006D5F65" w:rsidRDefault="00563344" w:rsidP="00563344">
      <w:pPr>
        <w:pStyle w:val="ListParagraph"/>
        <w:numPr>
          <w:ilvl w:val="0"/>
          <w:numId w:val="8"/>
        </w:numPr>
        <w:rPr>
          <w:rFonts w:ascii="Bahnschrift" w:hAnsi="Bahnschrift" w:cs="Times New Roman"/>
          <w:b/>
          <w:bCs/>
          <w:sz w:val="28"/>
          <w:szCs w:val="28"/>
          <w:u w:val="single"/>
          <w:lang w:val="en-US"/>
        </w:rPr>
      </w:pPr>
    </w:p>
    <w:p w14:paraId="30020A78" w14:textId="77777777" w:rsidR="00563344" w:rsidRPr="00563344" w:rsidRDefault="00563344" w:rsidP="00563344">
      <w:pPr>
        <w:rPr>
          <w:rFonts w:ascii="Bahnschrift" w:hAnsi="Bahnschrift" w:cs="Times New Roman"/>
          <w:b/>
          <w:bCs/>
          <w:sz w:val="28"/>
          <w:szCs w:val="28"/>
          <w:u w:val="single"/>
          <w:lang w:val="en-US"/>
        </w:rPr>
      </w:pPr>
    </w:p>
    <w:p w14:paraId="283B08D7" w14:textId="77777777" w:rsidR="006D5F65" w:rsidRDefault="006D5F65" w:rsidP="006D5F65">
      <w:pPr>
        <w:rPr>
          <w:rFonts w:ascii="Bahnschrift" w:hAnsi="Bahnschrift" w:cs="Times New Roman"/>
          <w:b/>
          <w:bCs/>
          <w:sz w:val="28"/>
          <w:szCs w:val="28"/>
          <w:u w:val="single"/>
          <w:lang w:val="en-US"/>
        </w:rPr>
      </w:pPr>
    </w:p>
    <w:p w14:paraId="739A3647" w14:textId="77777777" w:rsidR="00FA6EAD" w:rsidRDefault="00FA6EAD" w:rsidP="006D5F65">
      <w:pPr>
        <w:rPr>
          <w:rFonts w:ascii="Bahnschrift" w:hAnsi="Bahnschrift" w:cs="Times New Roman"/>
          <w:b/>
          <w:bCs/>
          <w:sz w:val="28"/>
          <w:szCs w:val="28"/>
          <w:u w:val="single"/>
          <w:lang w:val="en-US"/>
        </w:rPr>
      </w:pPr>
    </w:p>
    <w:p w14:paraId="5C554C50" w14:textId="77777777" w:rsidR="00FA6EAD" w:rsidRDefault="00FA6EAD" w:rsidP="006D5F65">
      <w:pPr>
        <w:rPr>
          <w:rFonts w:ascii="Bahnschrift" w:hAnsi="Bahnschrift" w:cs="Times New Roman"/>
          <w:b/>
          <w:bCs/>
          <w:sz w:val="28"/>
          <w:szCs w:val="28"/>
          <w:u w:val="single"/>
          <w:lang w:val="en-US"/>
        </w:rPr>
      </w:pPr>
    </w:p>
    <w:p w14:paraId="4F52D67C" w14:textId="77777777" w:rsidR="00FA6EAD" w:rsidRDefault="00FA6EAD" w:rsidP="006D5F65">
      <w:pPr>
        <w:rPr>
          <w:rFonts w:ascii="Bahnschrift" w:hAnsi="Bahnschrift" w:cs="Times New Roman"/>
          <w:b/>
          <w:bCs/>
          <w:sz w:val="28"/>
          <w:szCs w:val="28"/>
          <w:u w:val="single"/>
          <w:lang w:val="en-US"/>
        </w:rPr>
      </w:pPr>
    </w:p>
    <w:p w14:paraId="3C5176FB" w14:textId="77777777" w:rsidR="00FA6EAD" w:rsidRDefault="00FA6EAD" w:rsidP="006D5F65">
      <w:pPr>
        <w:rPr>
          <w:rFonts w:ascii="Bahnschrift" w:hAnsi="Bahnschrift" w:cs="Times New Roman"/>
          <w:b/>
          <w:bCs/>
          <w:sz w:val="28"/>
          <w:szCs w:val="28"/>
          <w:u w:val="single"/>
          <w:lang w:val="en-US"/>
        </w:rPr>
      </w:pPr>
    </w:p>
    <w:p w14:paraId="00D93E9E" w14:textId="77777777" w:rsidR="00FA6EAD" w:rsidRDefault="00FA6EAD" w:rsidP="006D5F65">
      <w:pPr>
        <w:rPr>
          <w:rFonts w:ascii="Bahnschrift" w:hAnsi="Bahnschrift" w:cs="Times New Roman"/>
          <w:b/>
          <w:bCs/>
          <w:sz w:val="28"/>
          <w:szCs w:val="28"/>
          <w:u w:val="single"/>
          <w:lang w:val="en-US"/>
        </w:rPr>
      </w:pPr>
    </w:p>
    <w:p w14:paraId="2F081983" w14:textId="77777777" w:rsidR="00FA6EAD" w:rsidRDefault="00FA6EAD" w:rsidP="006D5F65">
      <w:pPr>
        <w:rPr>
          <w:rFonts w:ascii="Bahnschrift" w:hAnsi="Bahnschrift" w:cs="Times New Roman"/>
          <w:b/>
          <w:bCs/>
          <w:sz w:val="28"/>
          <w:szCs w:val="28"/>
          <w:u w:val="single"/>
          <w:lang w:val="en-US"/>
        </w:rPr>
      </w:pPr>
    </w:p>
    <w:p w14:paraId="5579FF07" w14:textId="77777777" w:rsidR="00FA6EAD" w:rsidRDefault="00FA6EAD" w:rsidP="006D5F65">
      <w:pPr>
        <w:rPr>
          <w:rFonts w:ascii="Bahnschrift" w:hAnsi="Bahnschrift" w:cs="Times New Roman"/>
          <w:b/>
          <w:bCs/>
          <w:sz w:val="28"/>
          <w:szCs w:val="28"/>
          <w:u w:val="single"/>
          <w:lang w:val="en-US"/>
        </w:rPr>
      </w:pPr>
    </w:p>
    <w:p w14:paraId="6DF96A8A" w14:textId="77777777" w:rsidR="00FA6EAD" w:rsidRDefault="00FA6EAD" w:rsidP="006D5F65">
      <w:pPr>
        <w:rPr>
          <w:rFonts w:ascii="Bahnschrift" w:hAnsi="Bahnschrift" w:cs="Times New Roman"/>
          <w:b/>
          <w:bCs/>
          <w:sz w:val="28"/>
          <w:szCs w:val="28"/>
          <w:u w:val="single"/>
          <w:lang w:val="en-US"/>
        </w:rPr>
      </w:pPr>
    </w:p>
    <w:p w14:paraId="059123D4" w14:textId="77777777" w:rsidR="00FA6EAD" w:rsidRDefault="00FA6EAD" w:rsidP="006D5F65">
      <w:pPr>
        <w:rPr>
          <w:rFonts w:ascii="Bahnschrift" w:hAnsi="Bahnschrift" w:cs="Times New Roman"/>
          <w:b/>
          <w:bCs/>
          <w:sz w:val="28"/>
          <w:szCs w:val="28"/>
          <w:u w:val="single"/>
          <w:lang w:val="en-US"/>
        </w:rPr>
      </w:pPr>
    </w:p>
    <w:p w14:paraId="34F17CD2" w14:textId="77777777" w:rsidR="00FA6EAD" w:rsidRDefault="00FA6EAD" w:rsidP="006D5F65">
      <w:pPr>
        <w:rPr>
          <w:rFonts w:ascii="Bahnschrift" w:hAnsi="Bahnschrift" w:cs="Times New Roman"/>
          <w:b/>
          <w:bCs/>
          <w:sz w:val="28"/>
          <w:szCs w:val="28"/>
          <w:u w:val="single"/>
          <w:lang w:val="en-US"/>
        </w:rPr>
      </w:pPr>
    </w:p>
    <w:p w14:paraId="6A0865FB" w14:textId="77777777" w:rsidR="00FA6EAD" w:rsidRDefault="00FA6EAD" w:rsidP="006D5F65">
      <w:pPr>
        <w:rPr>
          <w:rFonts w:ascii="Bahnschrift" w:hAnsi="Bahnschrift" w:cs="Times New Roman"/>
          <w:b/>
          <w:bCs/>
          <w:sz w:val="28"/>
          <w:szCs w:val="28"/>
          <w:u w:val="single"/>
          <w:lang w:val="en-US"/>
        </w:rPr>
      </w:pPr>
    </w:p>
    <w:p w14:paraId="4B293DD7" w14:textId="77777777" w:rsidR="00FA6EAD" w:rsidRDefault="00FA6EAD" w:rsidP="006D5F65">
      <w:pPr>
        <w:rPr>
          <w:rFonts w:ascii="Bahnschrift" w:hAnsi="Bahnschrift" w:cs="Times New Roman"/>
          <w:b/>
          <w:bCs/>
          <w:sz w:val="28"/>
          <w:szCs w:val="28"/>
          <w:u w:val="single"/>
          <w:lang w:val="en-US"/>
        </w:rPr>
      </w:pPr>
    </w:p>
    <w:p w14:paraId="21FC190C" w14:textId="77777777" w:rsidR="00FA6EAD" w:rsidRDefault="00FA6EAD" w:rsidP="006D5F65">
      <w:pPr>
        <w:rPr>
          <w:rFonts w:ascii="Bahnschrift" w:hAnsi="Bahnschrift" w:cs="Times New Roman"/>
          <w:b/>
          <w:bCs/>
          <w:sz w:val="28"/>
          <w:szCs w:val="28"/>
          <w:u w:val="single"/>
          <w:lang w:val="en-US"/>
        </w:rPr>
      </w:pPr>
    </w:p>
    <w:p w14:paraId="0D8126F5" w14:textId="77777777" w:rsidR="00FA6EAD" w:rsidRDefault="00FA6EAD" w:rsidP="006D5F65">
      <w:pPr>
        <w:rPr>
          <w:rFonts w:ascii="Bahnschrift" w:hAnsi="Bahnschrift" w:cs="Times New Roman"/>
          <w:b/>
          <w:bCs/>
          <w:sz w:val="28"/>
          <w:szCs w:val="28"/>
          <w:u w:val="single"/>
          <w:lang w:val="en-US"/>
        </w:rPr>
      </w:pPr>
    </w:p>
    <w:p w14:paraId="1F68F6AD" w14:textId="77777777" w:rsidR="00FA6EAD" w:rsidRDefault="00FA6EAD" w:rsidP="006D5F65">
      <w:pPr>
        <w:rPr>
          <w:rFonts w:ascii="Bahnschrift" w:hAnsi="Bahnschrift" w:cs="Times New Roman"/>
          <w:b/>
          <w:bCs/>
          <w:sz w:val="28"/>
          <w:szCs w:val="28"/>
          <w:u w:val="single"/>
          <w:lang w:val="en-US"/>
        </w:rPr>
      </w:pPr>
    </w:p>
    <w:p w14:paraId="684F80A3" w14:textId="77777777" w:rsidR="00FA6EAD" w:rsidRDefault="00FA6EAD" w:rsidP="006D5F65">
      <w:pPr>
        <w:rPr>
          <w:rFonts w:ascii="Bahnschrift" w:hAnsi="Bahnschrift" w:cs="Times New Roman"/>
          <w:b/>
          <w:bCs/>
          <w:sz w:val="28"/>
          <w:szCs w:val="28"/>
          <w:u w:val="single"/>
          <w:lang w:val="en-US"/>
        </w:rPr>
      </w:pPr>
    </w:p>
    <w:p w14:paraId="1A95F8A9" w14:textId="77777777" w:rsidR="00FA6EAD" w:rsidRDefault="00FA6EAD" w:rsidP="006D5F65">
      <w:pPr>
        <w:rPr>
          <w:rFonts w:ascii="Bahnschrift" w:hAnsi="Bahnschrift" w:cs="Times New Roman"/>
          <w:b/>
          <w:bCs/>
          <w:sz w:val="28"/>
          <w:szCs w:val="28"/>
          <w:u w:val="single"/>
          <w:lang w:val="en-US"/>
        </w:rPr>
      </w:pPr>
    </w:p>
    <w:p w14:paraId="416E8C7F" w14:textId="77777777" w:rsidR="00FA6EAD" w:rsidRDefault="00FA6EAD" w:rsidP="006D5F65">
      <w:pPr>
        <w:rPr>
          <w:rFonts w:ascii="Bahnschrift" w:hAnsi="Bahnschrift" w:cs="Times New Roman"/>
          <w:b/>
          <w:bCs/>
          <w:sz w:val="28"/>
          <w:szCs w:val="28"/>
          <w:u w:val="single"/>
          <w:lang w:val="en-US"/>
        </w:rPr>
      </w:pPr>
    </w:p>
    <w:p w14:paraId="223552EB" w14:textId="77777777" w:rsidR="00FA6EAD" w:rsidRDefault="00FA6EAD" w:rsidP="006D5F65">
      <w:pPr>
        <w:rPr>
          <w:rFonts w:ascii="Bahnschrift" w:hAnsi="Bahnschrift" w:cs="Times New Roman"/>
          <w:b/>
          <w:bCs/>
          <w:sz w:val="28"/>
          <w:szCs w:val="28"/>
          <w:u w:val="single"/>
          <w:lang w:val="en-US"/>
        </w:rPr>
      </w:pPr>
    </w:p>
    <w:p w14:paraId="00B2CF42" w14:textId="77777777" w:rsidR="00FA6EAD" w:rsidRDefault="00FA6EAD" w:rsidP="006D5F65">
      <w:pPr>
        <w:rPr>
          <w:rFonts w:ascii="Bahnschrift" w:hAnsi="Bahnschrift" w:cs="Times New Roman"/>
          <w:b/>
          <w:bCs/>
          <w:sz w:val="28"/>
          <w:szCs w:val="28"/>
          <w:u w:val="single"/>
          <w:lang w:val="en-US"/>
        </w:rPr>
      </w:pPr>
    </w:p>
    <w:p w14:paraId="42E446B3" w14:textId="77777777" w:rsidR="00FA6EAD" w:rsidRDefault="00FA6EAD" w:rsidP="006D5F65">
      <w:pPr>
        <w:rPr>
          <w:rFonts w:ascii="Bahnschrift" w:hAnsi="Bahnschrift" w:cs="Times New Roman"/>
          <w:b/>
          <w:bCs/>
          <w:sz w:val="28"/>
          <w:szCs w:val="28"/>
          <w:u w:val="single"/>
          <w:lang w:val="en-US"/>
        </w:rPr>
      </w:pPr>
    </w:p>
    <w:p w14:paraId="58C0EB0B" w14:textId="77777777" w:rsidR="00FA6EAD" w:rsidRDefault="00FA6EAD" w:rsidP="006D5F65">
      <w:pPr>
        <w:rPr>
          <w:rFonts w:ascii="Bahnschrift" w:hAnsi="Bahnschrift" w:cs="Times New Roman"/>
          <w:b/>
          <w:bCs/>
          <w:sz w:val="28"/>
          <w:szCs w:val="28"/>
          <w:u w:val="single"/>
          <w:lang w:val="en-US"/>
        </w:rPr>
      </w:pPr>
    </w:p>
    <w:p w14:paraId="73CA40AE" w14:textId="64707329" w:rsidR="00FA6EAD" w:rsidRPr="001E1417" w:rsidRDefault="00FA6EAD" w:rsidP="00FA6EAD">
      <w:pPr>
        <w:rPr>
          <w:rFonts w:ascii="Bahnschrift" w:hAnsi="Bahnschrift" w:cs="Times New Roman"/>
          <w:sz w:val="28"/>
          <w:szCs w:val="28"/>
        </w:rPr>
      </w:pPr>
      <w:r w:rsidRPr="001E1417">
        <w:rPr>
          <w:rFonts w:ascii="Bahnschrift" w:hAnsi="Bahnschrift" w:cs="Times New Roman"/>
          <w:b/>
          <w:bCs/>
          <w:sz w:val="28"/>
          <w:szCs w:val="28"/>
          <w:u w:val="single"/>
        </w:rPr>
        <w:lastRenderedPageBreak/>
        <w:t>Meeting Details:</w:t>
      </w:r>
      <w:r w:rsidRPr="001E1417">
        <w:rPr>
          <w:rFonts w:ascii="Bahnschrift" w:hAnsi="Bahnschrift" w:cs="Times New Roman"/>
          <w:sz w:val="28"/>
          <w:szCs w:val="28"/>
          <w:u w:val="single"/>
        </w:rPr>
        <w:br/>
      </w:r>
      <w:r w:rsidRPr="001E1417">
        <w:rPr>
          <w:rFonts w:ascii="Bahnschrift" w:hAnsi="Bahnschrift" w:cs="Times New Roman"/>
        </w:rPr>
        <w:t xml:space="preserve">Date: </w:t>
      </w:r>
      <w:r>
        <w:rPr>
          <w:rFonts w:ascii="Bahnschrift" w:hAnsi="Bahnschrift" w:cs="Times New Roman"/>
        </w:rPr>
        <w:t>23</w:t>
      </w:r>
      <w:r w:rsidRPr="001E1417">
        <w:rPr>
          <w:rFonts w:ascii="Bahnschrift" w:hAnsi="Bahnschrift" w:cs="Times New Roman"/>
        </w:rPr>
        <w:t>/0</w:t>
      </w:r>
      <w:r>
        <w:rPr>
          <w:rFonts w:ascii="Bahnschrift" w:hAnsi="Bahnschrift" w:cs="Times New Roman"/>
        </w:rPr>
        <w:t>5</w:t>
      </w:r>
      <w:r w:rsidRPr="001E1417">
        <w:rPr>
          <w:rFonts w:ascii="Bahnschrift" w:hAnsi="Bahnschrift" w:cs="Times New Roman"/>
        </w:rPr>
        <w:t>/25</w:t>
      </w:r>
      <w:r w:rsidRPr="001E1417">
        <w:rPr>
          <w:rFonts w:ascii="Bahnschrift" w:hAnsi="Bahnschrift" w:cs="Times New Roman"/>
        </w:rPr>
        <w:br/>
        <w:t xml:space="preserve">Location: </w:t>
      </w:r>
      <w:r>
        <w:rPr>
          <w:rFonts w:ascii="Bahnschrift" w:hAnsi="Bahnschrift" w:cs="Times New Roman"/>
        </w:rPr>
        <w:t>Morteza’s Office</w:t>
      </w:r>
      <w:r w:rsidRPr="001E1417">
        <w:rPr>
          <w:rFonts w:ascii="Bahnschrift" w:hAnsi="Bahnschrift" w:cs="Times New Roman"/>
        </w:rPr>
        <w:br/>
        <w:t xml:space="preserve">Minute Taker: </w:t>
      </w:r>
      <w:r>
        <w:rPr>
          <w:rFonts w:ascii="Bahnschrift" w:hAnsi="Bahnschrift" w:cs="Times New Roman"/>
        </w:rPr>
        <w:t>Kristelle</w:t>
      </w:r>
      <w:r w:rsidRPr="001E1417">
        <w:rPr>
          <w:rFonts w:ascii="Bahnschrift" w:hAnsi="Bahnschrift" w:cs="Times New Roman"/>
        </w:rPr>
        <w:br/>
        <w:t>Members Present: Everyone</w:t>
      </w:r>
    </w:p>
    <w:p w14:paraId="31204567" w14:textId="77777777" w:rsidR="00FA6EAD" w:rsidRDefault="00FA6EAD" w:rsidP="00FA6EAD">
      <w:pPr>
        <w:rPr>
          <w:rFonts w:ascii="Bahnschrift" w:hAnsi="Bahnschrift" w:cs="Times New Roman"/>
          <w:b/>
          <w:bCs/>
          <w:sz w:val="28"/>
          <w:szCs w:val="28"/>
          <w:u w:val="single"/>
        </w:rPr>
      </w:pPr>
      <w:r w:rsidRPr="001E1417">
        <w:rPr>
          <w:rFonts w:ascii="Bahnschrift" w:hAnsi="Bahnschrift" w:cs="Times New Roman"/>
          <w:b/>
          <w:bCs/>
          <w:sz w:val="28"/>
          <w:szCs w:val="28"/>
          <w:u w:val="single"/>
        </w:rPr>
        <w:t>Meeting Agenda:</w:t>
      </w:r>
    </w:p>
    <w:p w14:paraId="130EB6B6" w14:textId="352CA1FC" w:rsidR="00FA6EAD" w:rsidRPr="00FA6EAD" w:rsidRDefault="00FA6EAD" w:rsidP="00FA6EAD">
      <w:pPr>
        <w:pStyle w:val="ListParagraph"/>
        <w:numPr>
          <w:ilvl w:val="0"/>
          <w:numId w:val="8"/>
        </w:numPr>
        <w:rPr>
          <w:rFonts w:ascii="Bahnschrift" w:hAnsi="Bahnschrift" w:cs="Times New Roman"/>
          <w:b/>
          <w:bCs/>
          <w:sz w:val="28"/>
          <w:szCs w:val="28"/>
          <w:u w:val="single"/>
        </w:rPr>
      </w:pPr>
      <w:r>
        <w:rPr>
          <w:rFonts w:ascii="Bahnschrift" w:hAnsi="Bahnschrift" w:cs="Times New Roman"/>
          <w:sz w:val="28"/>
          <w:szCs w:val="28"/>
        </w:rPr>
        <w:t xml:space="preserve">Show </w:t>
      </w:r>
      <w:r w:rsidR="00CD3B4B">
        <w:rPr>
          <w:rFonts w:ascii="Bahnschrift" w:hAnsi="Bahnschrift" w:cs="Times New Roman"/>
          <w:sz w:val="28"/>
          <w:szCs w:val="28"/>
        </w:rPr>
        <w:t>systolic array simulation</w:t>
      </w:r>
    </w:p>
    <w:p w14:paraId="780ABC3B" w14:textId="77777777" w:rsidR="00FA6EAD" w:rsidRPr="006D5F65" w:rsidRDefault="00FA6EAD" w:rsidP="00FA6EAD">
      <w:pPr>
        <w:pStyle w:val="ListParagraph"/>
        <w:rPr>
          <w:rFonts w:ascii="Bahnschrift" w:hAnsi="Bahnschrift" w:cs="Times New Roman"/>
          <w:b/>
          <w:bCs/>
          <w:sz w:val="28"/>
          <w:szCs w:val="28"/>
          <w:u w:val="single"/>
        </w:rPr>
      </w:pPr>
    </w:p>
    <w:p w14:paraId="4EE426A2" w14:textId="77777777" w:rsidR="00FA6EAD" w:rsidRPr="001E1417" w:rsidRDefault="00FA6EAD" w:rsidP="00FA6EAD">
      <w:pPr>
        <w:pStyle w:val="ListParagraph"/>
        <w:numPr>
          <w:ilvl w:val="0"/>
          <w:numId w:val="3"/>
        </w:numPr>
        <w:rPr>
          <w:rFonts w:ascii="Bahnschrift" w:hAnsi="Bahnschrift" w:cs="Times New Roman"/>
          <w:b/>
          <w:bCs/>
          <w:sz w:val="28"/>
          <w:szCs w:val="28"/>
          <w:u w:val="single"/>
        </w:rPr>
      </w:pPr>
      <w:r w:rsidRPr="001E1417">
        <w:rPr>
          <w:rFonts w:ascii="Bahnschrift" w:hAnsi="Bahnschrift" w:cs="Times New Roman"/>
          <w:b/>
          <w:bCs/>
          <w:sz w:val="28"/>
          <w:szCs w:val="28"/>
          <w:u w:val="single"/>
        </w:rPr>
        <w:t>Recent Achievements:</w:t>
      </w:r>
    </w:p>
    <w:p w14:paraId="21AAF0CA" w14:textId="31CBB8A3" w:rsidR="00FA6EAD" w:rsidRPr="001E1417" w:rsidRDefault="00FF30B0" w:rsidP="00FA6EAD">
      <w:pPr>
        <w:pStyle w:val="ListParagraph"/>
        <w:numPr>
          <w:ilvl w:val="0"/>
          <w:numId w:val="3"/>
        </w:numPr>
        <w:rPr>
          <w:rFonts w:ascii="Bahnschrift" w:hAnsi="Bahnschrift" w:cs="Times New Roman"/>
        </w:rPr>
      </w:pPr>
      <w:r>
        <w:rPr>
          <w:rFonts w:ascii="Bahnschrift" w:hAnsi="Bahnschrift" w:cs="Times New Roman"/>
          <w:sz w:val="28"/>
          <w:szCs w:val="28"/>
        </w:rPr>
        <w:t>Systolic array and PE attempt in VHDL</w:t>
      </w:r>
      <w:r w:rsidR="00FA6EAD" w:rsidRPr="001E1417">
        <w:rPr>
          <w:rFonts w:ascii="Bahnschrift" w:hAnsi="Bahnschrift" w:cs="Times New Roman"/>
          <w:b/>
          <w:bCs/>
          <w:sz w:val="28"/>
          <w:szCs w:val="28"/>
          <w:u w:val="single"/>
        </w:rPr>
        <w:br/>
      </w:r>
    </w:p>
    <w:p w14:paraId="35E44A5A" w14:textId="77777777" w:rsidR="00FA6EAD" w:rsidRPr="001E1417" w:rsidRDefault="00FA6EAD" w:rsidP="00FA6EAD">
      <w:pPr>
        <w:rPr>
          <w:rFonts w:ascii="Bahnschrift" w:hAnsi="Bahnschrift" w:cs="Times New Roman"/>
          <w:b/>
          <w:bCs/>
          <w:sz w:val="28"/>
          <w:szCs w:val="28"/>
          <w:u w:val="single"/>
        </w:rPr>
      </w:pPr>
      <w:r w:rsidRPr="001E1417">
        <w:rPr>
          <w:rFonts w:ascii="Bahnschrift" w:hAnsi="Bahnschrift" w:cs="Times New Roman"/>
          <w:b/>
          <w:bCs/>
          <w:sz w:val="28"/>
          <w:szCs w:val="28"/>
          <w:u w:val="single"/>
        </w:rPr>
        <w:t>Meeting Discussions &amp; Outcomes:</w:t>
      </w:r>
    </w:p>
    <w:p w14:paraId="28623C53" w14:textId="485E7488" w:rsidR="00FA6EAD" w:rsidRDefault="00FA6EAD" w:rsidP="00FA6EAD">
      <w:pPr>
        <w:pStyle w:val="ListParagraph"/>
        <w:numPr>
          <w:ilvl w:val="0"/>
          <w:numId w:val="9"/>
        </w:numPr>
        <w:rPr>
          <w:rFonts w:ascii="Bahnschrift" w:hAnsi="Bahnschrift" w:cs="Times New Roman"/>
        </w:rPr>
      </w:pPr>
      <w:r>
        <w:rPr>
          <w:rFonts w:ascii="Bahnschrift" w:hAnsi="Bahnschrift" w:cs="Times New Roman"/>
        </w:rPr>
        <w:t>Look at the basic 4x4 array and the structure of the PE (which we have done but started with the 3x3)</w:t>
      </w:r>
    </w:p>
    <w:p w14:paraId="00053690" w14:textId="32596C4C" w:rsidR="00FA6EAD" w:rsidRDefault="00FA6EAD" w:rsidP="00FA6EAD">
      <w:pPr>
        <w:pStyle w:val="ListParagraph"/>
        <w:numPr>
          <w:ilvl w:val="0"/>
          <w:numId w:val="9"/>
        </w:numPr>
        <w:rPr>
          <w:rFonts w:ascii="Bahnschrift" w:hAnsi="Bahnschrift" w:cs="Times New Roman"/>
        </w:rPr>
      </w:pPr>
      <w:r>
        <w:rPr>
          <w:rFonts w:ascii="Bahnschrift" w:hAnsi="Bahnschrift" w:cs="Times New Roman"/>
        </w:rPr>
        <w:t>May not have time to do dynamic partial reconfiguration, could leave that as just research and just do sparsity or other considerations</w:t>
      </w:r>
    </w:p>
    <w:p w14:paraId="2F0D5208" w14:textId="77777777" w:rsidR="00FA6EAD" w:rsidRDefault="00FA6EAD" w:rsidP="00FA6EAD">
      <w:pPr>
        <w:pStyle w:val="ListParagraph"/>
        <w:numPr>
          <w:ilvl w:val="0"/>
          <w:numId w:val="9"/>
        </w:numPr>
        <w:rPr>
          <w:rFonts w:ascii="Bahnschrift" w:hAnsi="Bahnschrift" w:cs="Times New Roman"/>
        </w:rPr>
      </w:pPr>
      <w:r>
        <w:rPr>
          <w:rFonts w:ascii="Bahnschrift" w:hAnsi="Bahnschrift" w:cs="Times New Roman"/>
        </w:rPr>
        <w:t xml:space="preserve">Might do joint </w:t>
      </w:r>
      <w:proofErr w:type="gramStart"/>
      <w:r>
        <w:rPr>
          <w:rFonts w:ascii="Bahnschrift" w:hAnsi="Bahnschrift" w:cs="Times New Roman"/>
        </w:rPr>
        <w:t>meeting</w:t>
      </w:r>
      <w:proofErr w:type="gramEnd"/>
      <w:r>
        <w:rPr>
          <w:rFonts w:ascii="Bahnschrift" w:hAnsi="Bahnschrift" w:cs="Times New Roman"/>
        </w:rPr>
        <w:t xml:space="preserve"> with #42 but need to limit that</w:t>
      </w:r>
    </w:p>
    <w:p w14:paraId="6D548C3E" w14:textId="77777777" w:rsidR="00FA6EAD" w:rsidRDefault="00FA6EAD" w:rsidP="00FA6EAD">
      <w:pPr>
        <w:pStyle w:val="ListParagraph"/>
        <w:numPr>
          <w:ilvl w:val="0"/>
          <w:numId w:val="9"/>
        </w:numPr>
        <w:rPr>
          <w:rFonts w:ascii="Bahnschrift" w:hAnsi="Bahnschrift" w:cs="Times New Roman"/>
        </w:rPr>
      </w:pPr>
      <w:r>
        <w:rPr>
          <w:rFonts w:ascii="Bahnschrift" w:hAnsi="Bahnschrift" w:cs="Times New Roman"/>
        </w:rPr>
        <w:t xml:space="preserve">Consider switching processors later after the testing of the accelerator, need to consider the different protocols (e.g. Avalon </w:t>
      </w:r>
      <w:proofErr w:type="spellStart"/>
      <w:r>
        <w:rPr>
          <w:rFonts w:ascii="Bahnschrift" w:hAnsi="Bahnschrift" w:cs="Times New Roman"/>
        </w:rPr>
        <w:t>axi</w:t>
      </w:r>
      <w:proofErr w:type="spellEnd"/>
      <w:r>
        <w:rPr>
          <w:rFonts w:ascii="Bahnschrift" w:hAnsi="Bahnschrift" w:cs="Times New Roman"/>
        </w:rPr>
        <w:t xml:space="preserve"> 5, something like that)</w:t>
      </w:r>
    </w:p>
    <w:p w14:paraId="2B2E767F" w14:textId="1F3AC39A" w:rsidR="00FA6EAD" w:rsidRDefault="00FA6EAD" w:rsidP="00FA6EAD">
      <w:pPr>
        <w:pStyle w:val="ListParagraph"/>
        <w:numPr>
          <w:ilvl w:val="0"/>
          <w:numId w:val="9"/>
        </w:numPr>
        <w:rPr>
          <w:rFonts w:ascii="Bahnschrift" w:hAnsi="Bahnschrift" w:cs="Times New Roman"/>
        </w:rPr>
      </w:pPr>
      <w:r>
        <w:rPr>
          <w:rFonts w:ascii="Bahnschrift" w:hAnsi="Bahnschrift" w:cs="Times New Roman"/>
        </w:rPr>
        <w:t>May consider how that accelerator can be used with multiple different processors</w:t>
      </w:r>
    </w:p>
    <w:p w14:paraId="49F84867" w14:textId="77777777" w:rsidR="00A01AA1" w:rsidRDefault="00A01AA1" w:rsidP="00A01AA1">
      <w:pPr>
        <w:rPr>
          <w:rFonts w:ascii="Bahnschrift" w:hAnsi="Bahnschrift" w:cs="Times New Roman"/>
        </w:rPr>
      </w:pPr>
    </w:p>
    <w:p w14:paraId="6563CE16" w14:textId="77777777" w:rsidR="00A01AA1" w:rsidRPr="00A01AA1" w:rsidRDefault="00A01AA1" w:rsidP="00A01AA1">
      <w:pPr>
        <w:rPr>
          <w:rFonts w:ascii="Bahnschrift" w:hAnsi="Bahnschrift" w:cs="Times New Roman"/>
        </w:rPr>
      </w:pPr>
    </w:p>
    <w:p w14:paraId="425641FA" w14:textId="6D08F254" w:rsidR="00925DD7" w:rsidRDefault="00925DD7" w:rsidP="00FA6EAD">
      <w:pPr>
        <w:pStyle w:val="ListParagraph"/>
        <w:numPr>
          <w:ilvl w:val="0"/>
          <w:numId w:val="9"/>
        </w:numPr>
        <w:rPr>
          <w:rFonts w:ascii="Bahnschrift" w:hAnsi="Bahnschrift" w:cs="Times New Roman"/>
        </w:rPr>
      </w:pPr>
      <w:r>
        <w:rPr>
          <w:rFonts w:ascii="Bahnschrift" w:hAnsi="Bahnschrift" w:cs="Times New Roman"/>
        </w:rPr>
        <w:t>Key point is the control unit, to control how the data flows</w:t>
      </w:r>
    </w:p>
    <w:p w14:paraId="5C4EF1D6" w14:textId="7E9D9E05" w:rsidR="00FA6EAD" w:rsidRDefault="00FA6EAD" w:rsidP="00FA6EAD">
      <w:pPr>
        <w:pStyle w:val="ListParagraph"/>
        <w:numPr>
          <w:ilvl w:val="0"/>
          <w:numId w:val="9"/>
        </w:numPr>
        <w:rPr>
          <w:rFonts w:ascii="Bahnschrift" w:hAnsi="Bahnschrift" w:cs="Times New Roman"/>
          <w:b/>
          <w:bCs/>
          <w:sz w:val="28"/>
          <w:szCs w:val="28"/>
          <w:u w:val="single"/>
        </w:rPr>
      </w:pPr>
      <w:r w:rsidRPr="001E1417">
        <w:rPr>
          <w:rFonts w:ascii="Bahnschrift" w:hAnsi="Bahnschrift" w:cs="Times New Roman"/>
          <w:b/>
          <w:bCs/>
          <w:sz w:val="28"/>
          <w:szCs w:val="28"/>
          <w:u w:val="single"/>
        </w:rPr>
        <w:t>To-Do:</w:t>
      </w:r>
    </w:p>
    <w:p w14:paraId="52944F8C" w14:textId="29173D78" w:rsidR="00CD3B4B" w:rsidRPr="00CD3B4B" w:rsidRDefault="00CD3B4B" w:rsidP="00FA6EAD">
      <w:pPr>
        <w:pStyle w:val="ListParagraph"/>
        <w:numPr>
          <w:ilvl w:val="0"/>
          <w:numId w:val="9"/>
        </w:numPr>
        <w:rPr>
          <w:rFonts w:ascii="Bahnschrift" w:hAnsi="Bahnschrift" w:cs="Times New Roman"/>
          <w:b/>
          <w:bCs/>
          <w:sz w:val="28"/>
          <w:szCs w:val="28"/>
          <w:u w:val="single"/>
        </w:rPr>
      </w:pPr>
      <w:r>
        <w:rPr>
          <w:rFonts w:ascii="Bahnschrift" w:hAnsi="Bahnschrift" w:cs="Times New Roman"/>
        </w:rPr>
        <w:t>Work on control unit</w:t>
      </w:r>
    </w:p>
    <w:p w14:paraId="764B0499" w14:textId="2060AAB7" w:rsidR="00CD3B4B" w:rsidRPr="00CD3B4B" w:rsidRDefault="00CD3B4B" w:rsidP="00FA6EAD">
      <w:pPr>
        <w:pStyle w:val="ListParagraph"/>
        <w:numPr>
          <w:ilvl w:val="0"/>
          <w:numId w:val="9"/>
        </w:numPr>
        <w:rPr>
          <w:rFonts w:ascii="Bahnschrift" w:hAnsi="Bahnschrift" w:cs="Times New Roman"/>
          <w:b/>
          <w:bCs/>
          <w:sz w:val="28"/>
          <w:szCs w:val="28"/>
          <w:u w:val="single"/>
        </w:rPr>
      </w:pPr>
      <w:r>
        <w:rPr>
          <w:rFonts w:ascii="Bahnschrift" w:hAnsi="Bahnschrift" w:cs="Times New Roman"/>
        </w:rPr>
        <w:t>Finalise the plan for the project and make sure Morteza is in loop with it</w:t>
      </w:r>
    </w:p>
    <w:p w14:paraId="0E24F5E7" w14:textId="77777777" w:rsidR="00CD3B4B" w:rsidRPr="001E1417" w:rsidRDefault="00CD3B4B" w:rsidP="00FA6EAD">
      <w:pPr>
        <w:pStyle w:val="ListParagraph"/>
        <w:numPr>
          <w:ilvl w:val="0"/>
          <w:numId w:val="9"/>
        </w:numPr>
        <w:rPr>
          <w:rFonts w:ascii="Bahnschrift" w:hAnsi="Bahnschrift" w:cs="Times New Roman"/>
          <w:b/>
          <w:bCs/>
          <w:sz w:val="28"/>
          <w:szCs w:val="28"/>
          <w:u w:val="single"/>
        </w:rPr>
      </w:pPr>
    </w:p>
    <w:p w14:paraId="4D1F3414" w14:textId="77777777" w:rsidR="00FA6EAD" w:rsidRDefault="00FA6EAD" w:rsidP="00FA6EAD">
      <w:pPr>
        <w:rPr>
          <w:rFonts w:ascii="Bahnschrift" w:hAnsi="Bahnschrift" w:cs="Times New Roman"/>
          <w:b/>
          <w:bCs/>
          <w:sz w:val="28"/>
          <w:szCs w:val="28"/>
          <w:u w:val="single"/>
        </w:rPr>
      </w:pPr>
      <w:r w:rsidRPr="3C8572CD">
        <w:rPr>
          <w:rFonts w:ascii="Bahnschrift" w:hAnsi="Bahnschrift" w:cs="Times New Roman"/>
          <w:b/>
          <w:bCs/>
          <w:sz w:val="28"/>
          <w:szCs w:val="28"/>
          <w:u w:val="single"/>
        </w:rPr>
        <w:t>Deadlines:</w:t>
      </w:r>
    </w:p>
    <w:p w14:paraId="3ECE47CC" w14:textId="21882F67" w:rsidR="00CD3B4B" w:rsidRPr="001E1417" w:rsidRDefault="00CD3B4B" w:rsidP="3C8572CD">
      <w:pPr>
        <w:rPr>
          <w:rFonts w:ascii="Bahnschrift" w:hAnsi="Bahnschrift" w:cs="Times New Roman"/>
          <w:b/>
          <w:bCs/>
          <w:sz w:val="28"/>
          <w:szCs w:val="28"/>
          <w:u w:val="single"/>
        </w:rPr>
      </w:pPr>
    </w:p>
    <w:p w14:paraId="7B20436F" w14:textId="405E3E66" w:rsidR="00CD3B4B" w:rsidRPr="001E1417" w:rsidRDefault="00CD3B4B" w:rsidP="3C8572CD">
      <w:pPr>
        <w:rPr>
          <w:rFonts w:ascii="Bahnschrift" w:hAnsi="Bahnschrift" w:cs="Times New Roman"/>
          <w:b/>
          <w:bCs/>
          <w:sz w:val="28"/>
          <w:szCs w:val="28"/>
          <w:u w:val="single"/>
        </w:rPr>
      </w:pPr>
    </w:p>
    <w:p w14:paraId="39C3CF72" w14:textId="08D4E0E0" w:rsidR="00CD3B4B" w:rsidRPr="001E1417" w:rsidRDefault="00CD3B4B" w:rsidP="3C8572CD">
      <w:pPr>
        <w:rPr>
          <w:rFonts w:ascii="Bahnschrift" w:hAnsi="Bahnschrift" w:cs="Times New Roman"/>
          <w:b/>
          <w:bCs/>
          <w:sz w:val="28"/>
          <w:szCs w:val="28"/>
          <w:u w:val="single"/>
        </w:rPr>
      </w:pPr>
    </w:p>
    <w:p w14:paraId="33F6F671" w14:textId="73CCC955" w:rsidR="00CD3B4B" w:rsidRPr="001E1417" w:rsidRDefault="00CD3B4B" w:rsidP="3C8572CD">
      <w:pPr>
        <w:rPr>
          <w:rFonts w:ascii="Bahnschrift" w:hAnsi="Bahnschrift" w:cs="Times New Roman"/>
          <w:b/>
          <w:bCs/>
          <w:sz w:val="28"/>
          <w:szCs w:val="28"/>
          <w:u w:val="single"/>
        </w:rPr>
      </w:pPr>
    </w:p>
    <w:p w14:paraId="1F70DB98" w14:textId="0B93F799" w:rsidR="00CD3B4B" w:rsidRPr="001E1417" w:rsidRDefault="00CD3B4B" w:rsidP="3C8572CD">
      <w:pPr>
        <w:rPr>
          <w:rFonts w:ascii="Bahnschrift" w:hAnsi="Bahnschrift" w:cs="Times New Roman"/>
          <w:b/>
          <w:bCs/>
          <w:sz w:val="28"/>
          <w:szCs w:val="28"/>
          <w:u w:val="single"/>
        </w:rPr>
      </w:pPr>
    </w:p>
    <w:p w14:paraId="4EC8CC03" w14:textId="75AA1517" w:rsidR="00CD3B4B" w:rsidRPr="001E1417" w:rsidRDefault="00CD3B4B" w:rsidP="3C8572CD">
      <w:pPr>
        <w:rPr>
          <w:rFonts w:ascii="Bahnschrift" w:hAnsi="Bahnschrift" w:cs="Times New Roman"/>
          <w:b/>
          <w:bCs/>
          <w:sz w:val="28"/>
          <w:szCs w:val="28"/>
          <w:u w:val="single"/>
        </w:rPr>
      </w:pPr>
    </w:p>
    <w:p w14:paraId="4D6F32E3" w14:textId="3449B18E" w:rsidR="00CD3B4B" w:rsidRPr="001E1417" w:rsidRDefault="00CD3B4B" w:rsidP="3C8572CD">
      <w:pPr>
        <w:rPr>
          <w:rFonts w:ascii="Bahnschrift" w:hAnsi="Bahnschrift" w:cs="Times New Roman"/>
          <w:b/>
          <w:bCs/>
          <w:sz w:val="28"/>
          <w:szCs w:val="28"/>
          <w:u w:val="single"/>
        </w:rPr>
      </w:pPr>
    </w:p>
    <w:p w14:paraId="75AE5771" w14:textId="4C9EF69C" w:rsidR="00CD3B4B" w:rsidRPr="001E1417" w:rsidRDefault="00CD3B4B" w:rsidP="3C8572CD">
      <w:pPr>
        <w:rPr>
          <w:rFonts w:ascii="Bahnschrift" w:hAnsi="Bahnschrift" w:cs="Times New Roman"/>
          <w:b/>
          <w:bCs/>
          <w:sz w:val="28"/>
          <w:szCs w:val="28"/>
          <w:u w:val="single"/>
        </w:rPr>
      </w:pPr>
    </w:p>
    <w:p w14:paraId="3506332E" w14:textId="4B22C61F" w:rsidR="00CD3B4B" w:rsidRPr="001E1417" w:rsidRDefault="00CD3B4B" w:rsidP="3C8572CD">
      <w:pPr>
        <w:rPr>
          <w:rFonts w:ascii="Bahnschrift" w:hAnsi="Bahnschrift" w:cs="Times New Roman"/>
          <w:b/>
          <w:bCs/>
          <w:sz w:val="28"/>
          <w:szCs w:val="28"/>
          <w:u w:val="single"/>
        </w:rPr>
      </w:pPr>
    </w:p>
    <w:p w14:paraId="47A28FA3" w14:textId="7A0C7CD4" w:rsidR="00CD3B4B" w:rsidRPr="001E1417" w:rsidRDefault="00CD3B4B" w:rsidP="3C8572CD">
      <w:pPr>
        <w:rPr>
          <w:rFonts w:ascii="Bahnschrift" w:hAnsi="Bahnschrift" w:cs="Times New Roman"/>
          <w:b/>
          <w:bCs/>
          <w:sz w:val="28"/>
          <w:szCs w:val="28"/>
          <w:u w:val="single"/>
        </w:rPr>
      </w:pPr>
    </w:p>
    <w:p w14:paraId="3E12D42B" w14:textId="469EC6E8" w:rsidR="00CD3B4B" w:rsidRPr="001E1417" w:rsidRDefault="6739DD89" w:rsidP="3C8572CD">
      <w:pPr>
        <w:rPr>
          <w:rFonts w:ascii="Bahnschrift" w:hAnsi="Bahnschrift" w:cs="Times New Roman"/>
          <w:sz w:val="28"/>
          <w:szCs w:val="28"/>
        </w:rPr>
      </w:pPr>
      <w:r w:rsidRPr="3C8572CD">
        <w:rPr>
          <w:rFonts w:ascii="Bahnschrift" w:hAnsi="Bahnschrift" w:cs="Times New Roman"/>
          <w:b/>
          <w:bCs/>
          <w:sz w:val="28"/>
          <w:szCs w:val="28"/>
          <w:u w:val="single"/>
        </w:rPr>
        <w:t>Meeting Details:</w:t>
      </w:r>
      <w:r w:rsidR="00CD3B4B">
        <w:br/>
      </w:r>
      <w:r w:rsidRPr="3C8572CD">
        <w:rPr>
          <w:rFonts w:ascii="Bahnschrift" w:hAnsi="Bahnschrift" w:cs="Times New Roman"/>
        </w:rPr>
        <w:t>Date: 12/07/25</w:t>
      </w:r>
      <w:r w:rsidR="00CD3B4B">
        <w:br/>
      </w:r>
      <w:r w:rsidRPr="3C8572CD">
        <w:rPr>
          <w:rFonts w:ascii="Bahnschrift" w:hAnsi="Bahnschrift" w:cs="Times New Roman"/>
        </w:rPr>
        <w:t xml:space="preserve">Location: Online </w:t>
      </w:r>
      <w:r w:rsidR="00CD3B4B">
        <w:br/>
      </w:r>
      <w:r w:rsidRPr="3C8572CD">
        <w:rPr>
          <w:rFonts w:ascii="Bahnschrift" w:hAnsi="Bahnschrift" w:cs="Times New Roman"/>
        </w:rPr>
        <w:t>Minute Taker: Kristelle</w:t>
      </w:r>
      <w:r w:rsidR="00CD3B4B">
        <w:br/>
      </w:r>
      <w:r w:rsidRPr="3C8572CD">
        <w:rPr>
          <w:rFonts w:ascii="Bahnschrift" w:hAnsi="Bahnschrift" w:cs="Times New Roman"/>
        </w:rPr>
        <w:t>Members Present: Pratham, Kristelle</w:t>
      </w:r>
    </w:p>
    <w:p w14:paraId="682D78D8" w14:textId="77777777" w:rsidR="00CD3B4B" w:rsidRPr="001E1417" w:rsidRDefault="6739DD89" w:rsidP="3C8572CD">
      <w:pPr>
        <w:rPr>
          <w:rFonts w:ascii="Bahnschrift" w:hAnsi="Bahnschrift" w:cs="Times New Roman"/>
          <w:b/>
          <w:bCs/>
          <w:sz w:val="28"/>
          <w:szCs w:val="28"/>
          <w:u w:val="single"/>
        </w:rPr>
      </w:pPr>
      <w:r w:rsidRPr="3C8572CD">
        <w:rPr>
          <w:rFonts w:ascii="Bahnschrift" w:hAnsi="Bahnschrift" w:cs="Times New Roman"/>
          <w:b/>
          <w:bCs/>
          <w:sz w:val="28"/>
          <w:szCs w:val="28"/>
          <w:u w:val="single"/>
        </w:rPr>
        <w:t>Meeting Agenda:</w:t>
      </w:r>
    </w:p>
    <w:p w14:paraId="2DE3B72B" w14:textId="41D529A7" w:rsidR="00CD3B4B" w:rsidRPr="001E1417" w:rsidRDefault="4AC6E89D" w:rsidP="3C8572CD">
      <w:pPr>
        <w:pStyle w:val="ListParagraph"/>
        <w:numPr>
          <w:ilvl w:val="0"/>
          <w:numId w:val="8"/>
        </w:numPr>
        <w:rPr>
          <w:rFonts w:ascii="Bahnschrift" w:hAnsi="Bahnschrift" w:cs="Times New Roman"/>
        </w:rPr>
      </w:pPr>
      <w:r w:rsidRPr="3C8572CD">
        <w:rPr>
          <w:rFonts w:ascii="Bahnschrift" w:hAnsi="Bahnschrift" w:cs="Times New Roman"/>
        </w:rPr>
        <w:t xml:space="preserve">Catch up on P4P and figure out what to do for the next week </w:t>
      </w:r>
    </w:p>
    <w:p w14:paraId="5FC79180" w14:textId="77777777" w:rsidR="00CD3B4B" w:rsidRPr="001E1417" w:rsidRDefault="00CD3B4B" w:rsidP="3C8572CD">
      <w:pPr>
        <w:pStyle w:val="ListParagraph"/>
        <w:rPr>
          <w:rFonts w:ascii="Bahnschrift" w:hAnsi="Bahnschrift" w:cs="Times New Roman"/>
          <w:b/>
          <w:bCs/>
          <w:sz w:val="28"/>
          <w:szCs w:val="28"/>
          <w:u w:val="single"/>
        </w:rPr>
      </w:pPr>
    </w:p>
    <w:p w14:paraId="0BD47E10" w14:textId="77777777" w:rsidR="00CD3B4B" w:rsidRPr="001E1417" w:rsidRDefault="6739DD89" w:rsidP="3C8572CD">
      <w:pPr>
        <w:pStyle w:val="ListParagraph"/>
        <w:rPr>
          <w:rFonts w:ascii="Bahnschrift" w:hAnsi="Bahnschrift" w:cs="Times New Roman"/>
          <w:b/>
          <w:bCs/>
          <w:sz w:val="28"/>
          <w:szCs w:val="28"/>
          <w:u w:val="single"/>
        </w:rPr>
      </w:pPr>
      <w:r w:rsidRPr="3C8572CD">
        <w:rPr>
          <w:rFonts w:ascii="Bahnschrift" w:hAnsi="Bahnschrift" w:cs="Times New Roman"/>
          <w:b/>
          <w:bCs/>
          <w:sz w:val="28"/>
          <w:szCs w:val="28"/>
          <w:u w:val="single"/>
        </w:rPr>
        <w:t>Recent Achievements:</w:t>
      </w:r>
    </w:p>
    <w:p w14:paraId="4F0FD010" w14:textId="2828F267" w:rsidR="00CD3B4B" w:rsidRPr="001E1417" w:rsidRDefault="5F0D30F8" w:rsidP="3C8572CD">
      <w:pPr>
        <w:pStyle w:val="ListParagraph"/>
        <w:numPr>
          <w:ilvl w:val="0"/>
          <w:numId w:val="3"/>
        </w:numPr>
        <w:rPr>
          <w:rFonts w:ascii="Bahnschrift" w:hAnsi="Bahnschrift" w:cs="Times New Roman"/>
        </w:rPr>
      </w:pPr>
      <w:r>
        <w:t xml:space="preserve">Pratham modified the systolic array code to get the logic correct  </w:t>
      </w:r>
      <w:r w:rsidR="00CD3B4B">
        <w:br/>
      </w:r>
    </w:p>
    <w:p w14:paraId="58F1AA11" w14:textId="77777777" w:rsidR="00CD3B4B" w:rsidRPr="001E1417" w:rsidRDefault="6739DD89" w:rsidP="3C8572CD">
      <w:pPr>
        <w:rPr>
          <w:rFonts w:ascii="Bahnschrift" w:hAnsi="Bahnschrift" w:cs="Times New Roman"/>
          <w:b/>
          <w:bCs/>
          <w:sz w:val="28"/>
          <w:szCs w:val="28"/>
          <w:u w:val="single"/>
        </w:rPr>
      </w:pPr>
      <w:r w:rsidRPr="3C8572CD">
        <w:rPr>
          <w:rFonts w:ascii="Bahnschrift" w:hAnsi="Bahnschrift" w:cs="Times New Roman"/>
          <w:b/>
          <w:bCs/>
          <w:sz w:val="28"/>
          <w:szCs w:val="28"/>
          <w:u w:val="single"/>
        </w:rPr>
        <w:t>Meeting Discussions &amp; Outcomes:</w:t>
      </w:r>
    </w:p>
    <w:p w14:paraId="6B61D1A3" w14:textId="5104C113" w:rsidR="00CD3B4B" w:rsidRPr="001E1417" w:rsidRDefault="79CA5748" w:rsidP="3C8572CD">
      <w:pPr>
        <w:pStyle w:val="ListParagraph"/>
        <w:numPr>
          <w:ilvl w:val="0"/>
          <w:numId w:val="9"/>
        </w:numPr>
        <w:rPr>
          <w:rFonts w:ascii="Bahnschrift" w:hAnsi="Bahnschrift" w:cs="Times New Roman"/>
        </w:rPr>
      </w:pPr>
      <w:r w:rsidRPr="3C8572CD">
        <w:rPr>
          <w:rFonts w:ascii="Bahnschrift" w:hAnsi="Bahnschrift" w:cs="Times New Roman"/>
        </w:rPr>
        <w:t xml:space="preserve">Continue to talk about the Partial Dynamic Reconfiguration even though it’s not feasible with the time frame </w:t>
      </w:r>
    </w:p>
    <w:p w14:paraId="715192B8" w14:textId="4BAD74AE" w:rsidR="00CD3B4B" w:rsidRPr="001E1417" w:rsidRDefault="79CA5748" w:rsidP="3C8572CD">
      <w:pPr>
        <w:pStyle w:val="ListParagraph"/>
        <w:numPr>
          <w:ilvl w:val="0"/>
          <w:numId w:val="9"/>
        </w:numPr>
        <w:rPr>
          <w:rFonts w:ascii="Bahnschrift" w:hAnsi="Bahnschrift" w:cs="Times New Roman"/>
        </w:rPr>
      </w:pPr>
      <w:r w:rsidRPr="3C8572CD">
        <w:rPr>
          <w:rFonts w:ascii="Bahnschrift" w:hAnsi="Bahnschrift" w:cs="Times New Roman"/>
        </w:rPr>
        <w:t xml:space="preserve">Focus on systolic array sparse matrices </w:t>
      </w:r>
      <w:r w:rsidR="77FD88EE" w:rsidRPr="3C8572CD">
        <w:rPr>
          <w:rFonts w:ascii="Bahnschrift" w:hAnsi="Bahnschrift" w:cs="Times New Roman"/>
        </w:rPr>
        <w:t>(potentially as the MVP?)</w:t>
      </w:r>
    </w:p>
    <w:p w14:paraId="0B788FE7" w14:textId="683C1071" w:rsidR="00CD3B4B" w:rsidRPr="001E1417" w:rsidRDefault="23493E19" w:rsidP="3C8572CD">
      <w:pPr>
        <w:pStyle w:val="ListParagraph"/>
        <w:numPr>
          <w:ilvl w:val="0"/>
          <w:numId w:val="9"/>
        </w:numPr>
        <w:rPr>
          <w:rFonts w:ascii="Bahnschrift" w:hAnsi="Bahnschrift" w:cs="Times New Roman"/>
        </w:rPr>
      </w:pPr>
      <w:r w:rsidRPr="3C8572CD">
        <w:rPr>
          <w:rFonts w:ascii="Bahnschrift" w:hAnsi="Bahnschrift" w:cs="Times New Roman"/>
        </w:rPr>
        <w:t xml:space="preserve">We can’t get benchmarks for the technical report because we don’t have a baseline/control to compare with </w:t>
      </w:r>
    </w:p>
    <w:p w14:paraId="1A2EC427" w14:textId="77777777" w:rsidR="005E42DE" w:rsidRDefault="005E42DE" w:rsidP="005E42DE">
      <w:pPr>
        <w:rPr>
          <w:rFonts w:ascii="Bahnschrift" w:hAnsi="Bahnschrift" w:cs="Times New Roman"/>
        </w:rPr>
      </w:pPr>
    </w:p>
    <w:p w14:paraId="1F9CD68F" w14:textId="77777777" w:rsidR="005E42DE" w:rsidRDefault="005E42DE" w:rsidP="005E42DE">
      <w:pPr>
        <w:rPr>
          <w:rFonts w:ascii="Bahnschrift" w:hAnsi="Bahnschrift" w:cs="Times New Roman"/>
        </w:rPr>
      </w:pPr>
    </w:p>
    <w:p w14:paraId="4FE9AEFB" w14:textId="77777777" w:rsidR="005E42DE" w:rsidRPr="005E42DE" w:rsidRDefault="005E42DE" w:rsidP="005E42DE">
      <w:pPr>
        <w:rPr>
          <w:rFonts w:ascii="Bahnschrift" w:hAnsi="Bahnschrift" w:cs="Times New Roman"/>
        </w:rPr>
      </w:pPr>
    </w:p>
    <w:p w14:paraId="742D694D" w14:textId="71520ACC" w:rsidR="00CD3B4B" w:rsidRPr="001E1417" w:rsidRDefault="120F392B" w:rsidP="3C8572CD">
      <w:pPr>
        <w:pStyle w:val="ListParagraph"/>
        <w:numPr>
          <w:ilvl w:val="0"/>
          <w:numId w:val="9"/>
        </w:numPr>
        <w:rPr>
          <w:rFonts w:ascii="Bahnschrift" w:hAnsi="Bahnschrift" w:cs="Times New Roman"/>
        </w:rPr>
      </w:pPr>
      <w:r w:rsidRPr="3C8572CD">
        <w:rPr>
          <w:rFonts w:ascii="Bahnschrift" w:hAnsi="Bahnschrift" w:cs="Times New Roman"/>
        </w:rPr>
        <w:t xml:space="preserve">Start off with a static systolic array and have a control unit to adapt to any given weight/data array. </w:t>
      </w:r>
      <w:r w:rsidR="4D874314" w:rsidRPr="3C8572CD">
        <w:rPr>
          <w:rFonts w:ascii="Bahnschrift" w:hAnsi="Bahnschrift" w:cs="Times New Roman"/>
        </w:rPr>
        <w:t xml:space="preserve">Turn off PE is not used systolic array. </w:t>
      </w:r>
    </w:p>
    <w:p w14:paraId="2FE1ED71" w14:textId="542662EF" w:rsidR="00CD3B4B" w:rsidRPr="001E1417" w:rsidRDefault="3C9A61BD" w:rsidP="3C8572CD">
      <w:pPr>
        <w:pStyle w:val="ListParagraph"/>
        <w:numPr>
          <w:ilvl w:val="0"/>
          <w:numId w:val="9"/>
        </w:numPr>
        <w:rPr>
          <w:rFonts w:ascii="Bahnschrift" w:hAnsi="Bahnschrift" w:cs="Times New Roman"/>
        </w:rPr>
      </w:pPr>
      <w:r w:rsidRPr="3C8572CD">
        <w:rPr>
          <w:rFonts w:ascii="Bahnschrift" w:hAnsi="Bahnschrift" w:cs="Times New Roman"/>
        </w:rPr>
        <w:t xml:space="preserve">Irregular parallelism: some PEs operating faster and others are polling </w:t>
      </w:r>
    </w:p>
    <w:p w14:paraId="489BD956" w14:textId="724F782E" w:rsidR="00CD3B4B" w:rsidRPr="001E1417" w:rsidRDefault="6739DD89" w:rsidP="3C8572CD">
      <w:pPr>
        <w:pStyle w:val="ListParagraph"/>
        <w:rPr>
          <w:rFonts w:ascii="Bahnschrift" w:hAnsi="Bahnschrift" w:cs="Times New Roman"/>
          <w:b/>
          <w:bCs/>
          <w:u w:val="single"/>
        </w:rPr>
      </w:pPr>
      <w:r w:rsidRPr="3C8572CD">
        <w:rPr>
          <w:rFonts w:ascii="Bahnschrift" w:hAnsi="Bahnschrift" w:cs="Times New Roman"/>
          <w:b/>
          <w:bCs/>
          <w:sz w:val="28"/>
          <w:szCs w:val="28"/>
          <w:u w:val="single"/>
        </w:rPr>
        <w:t>To-Do:</w:t>
      </w:r>
    </w:p>
    <w:p w14:paraId="4D91D0F4" w14:textId="189276B4" w:rsidR="00CD3B4B" w:rsidRPr="001E1417" w:rsidRDefault="34DB8185" w:rsidP="3C8572CD">
      <w:pPr>
        <w:pStyle w:val="ListParagraph"/>
        <w:numPr>
          <w:ilvl w:val="0"/>
          <w:numId w:val="9"/>
        </w:numPr>
        <w:rPr>
          <w:rFonts w:ascii="Bahnschrift" w:hAnsi="Bahnschrift" w:cs="Times New Roman"/>
        </w:rPr>
      </w:pPr>
      <w:r w:rsidRPr="3C8572CD">
        <w:rPr>
          <w:rFonts w:ascii="Bahnschrift" w:hAnsi="Bahnschrift" w:cs="Times New Roman"/>
        </w:rPr>
        <w:t>Ask Morteza what we can write in the technical report if we only have code to show. Assuming it’ll be a comparison (as in pros and cons of why we are choosing to do the way we are)</w:t>
      </w:r>
    </w:p>
    <w:p w14:paraId="213FD736" w14:textId="7B173010" w:rsidR="00CD3B4B" w:rsidRPr="001E1417" w:rsidRDefault="24791248" w:rsidP="3C8572CD">
      <w:pPr>
        <w:pStyle w:val="ListParagraph"/>
        <w:numPr>
          <w:ilvl w:val="0"/>
          <w:numId w:val="9"/>
        </w:numPr>
        <w:rPr>
          <w:rFonts w:ascii="Bahnschrift" w:hAnsi="Bahnschrift" w:cs="Times New Roman"/>
        </w:rPr>
      </w:pPr>
      <w:r w:rsidRPr="3C8572CD">
        <w:rPr>
          <w:rFonts w:ascii="Bahnschrift" w:hAnsi="Bahnschrift" w:cs="Times New Roman"/>
        </w:rPr>
        <w:t>Focus on dynamic systolic arrays</w:t>
      </w:r>
      <w:r w:rsidR="08D9537B" w:rsidRPr="3C8572CD">
        <w:rPr>
          <w:rFonts w:ascii="Bahnschrift" w:hAnsi="Bahnschrift" w:cs="Times New Roman"/>
        </w:rPr>
        <w:t xml:space="preserve"> (Kristelle)</w:t>
      </w:r>
    </w:p>
    <w:p w14:paraId="2D8D64C7" w14:textId="14FF467E" w:rsidR="00CD3B4B" w:rsidRPr="001E1417" w:rsidRDefault="24791248" w:rsidP="3C8572CD">
      <w:pPr>
        <w:pStyle w:val="ListParagraph"/>
        <w:numPr>
          <w:ilvl w:val="0"/>
          <w:numId w:val="9"/>
        </w:numPr>
        <w:rPr>
          <w:rFonts w:ascii="Bahnschrift" w:hAnsi="Bahnschrift" w:cs="Times New Roman"/>
        </w:rPr>
      </w:pPr>
      <w:r w:rsidRPr="3C8572CD">
        <w:rPr>
          <w:rFonts w:ascii="Bahnschrift" w:hAnsi="Bahnschrift" w:cs="Times New Roman"/>
        </w:rPr>
        <w:t xml:space="preserve">Focus on sparse matrices inputs </w:t>
      </w:r>
      <w:r w:rsidR="721150F9" w:rsidRPr="3C8572CD">
        <w:rPr>
          <w:rFonts w:ascii="Bahnschrift" w:hAnsi="Bahnschrift" w:cs="Times New Roman"/>
        </w:rPr>
        <w:t>(Pratham)</w:t>
      </w:r>
    </w:p>
    <w:p w14:paraId="6416514F" w14:textId="72D959FF" w:rsidR="00CD3B4B" w:rsidRPr="001E1417" w:rsidRDefault="24791248" w:rsidP="3C8572CD">
      <w:pPr>
        <w:pStyle w:val="ListParagraph"/>
        <w:numPr>
          <w:ilvl w:val="0"/>
          <w:numId w:val="9"/>
        </w:numPr>
        <w:rPr>
          <w:rFonts w:ascii="Bahnschrift" w:hAnsi="Bahnschrift" w:cs="Times New Roman"/>
        </w:rPr>
      </w:pPr>
      <w:r w:rsidRPr="3C8572CD">
        <w:rPr>
          <w:rFonts w:ascii="Bahnschrift" w:hAnsi="Bahnschrift" w:cs="Times New Roman"/>
        </w:rPr>
        <w:t xml:space="preserve">Need a way to get numbers to prove that a method is better is better </w:t>
      </w:r>
    </w:p>
    <w:p w14:paraId="2F8B4620" w14:textId="3D0EF0E3" w:rsidR="00CD3B4B" w:rsidRPr="001E1417" w:rsidRDefault="6739DD89" w:rsidP="00FA6EAD">
      <w:pPr>
        <w:rPr>
          <w:rFonts w:ascii="Bahnschrift" w:hAnsi="Bahnschrift" w:cs="Times New Roman"/>
          <w:b/>
          <w:bCs/>
          <w:sz w:val="28"/>
          <w:szCs w:val="28"/>
          <w:u w:val="single"/>
        </w:rPr>
      </w:pPr>
      <w:r w:rsidRPr="3C8572CD">
        <w:rPr>
          <w:rFonts w:ascii="Bahnschrift" w:hAnsi="Bahnschrift" w:cs="Times New Roman"/>
          <w:b/>
          <w:bCs/>
          <w:sz w:val="28"/>
          <w:szCs w:val="28"/>
          <w:u w:val="single"/>
        </w:rPr>
        <w:t>Deadline</w:t>
      </w:r>
    </w:p>
    <w:p w14:paraId="67D31519" w14:textId="4F281EBF" w:rsidR="7C51A73B" w:rsidRDefault="7C51A73B" w:rsidP="3C8572CD">
      <w:pPr>
        <w:pStyle w:val="ListParagraph"/>
        <w:numPr>
          <w:ilvl w:val="0"/>
          <w:numId w:val="1"/>
        </w:numPr>
        <w:rPr>
          <w:rFonts w:ascii="Bahnschrift" w:hAnsi="Bahnschrift" w:cs="Times New Roman"/>
        </w:rPr>
      </w:pPr>
      <w:r w:rsidRPr="3C8572CD">
        <w:rPr>
          <w:rFonts w:ascii="Bahnschrift" w:hAnsi="Bahnschrift" w:cs="Times New Roman"/>
        </w:rPr>
        <w:t xml:space="preserve">Monday 4pm: milestone check  </w:t>
      </w:r>
    </w:p>
    <w:p w14:paraId="2956E359" w14:textId="2AFE598D" w:rsidR="7C51A73B" w:rsidRDefault="7C51A73B" w:rsidP="3C8572CD">
      <w:pPr>
        <w:pStyle w:val="ListParagraph"/>
        <w:numPr>
          <w:ilvl w:val="0"/>
          <w:numId w:val="1"/>
        </w:numPr>
        <w:rPr>
          <w:rFonts w:ascii="Bahnschrift" w:hAnsi="Bahnschrift" w:cs="Times New Roman"/>
        </w:rPr>
      </w:pPr>
      <w:r w:rsidRPr="3C8572CD">
        <w:rPr>
          <w:rFonts w:ascii="Bahnschrift" w:hAnsi="Bahnschrift" w:cs="Times New Roman"/>
        </w:rPr>
        <w:t xml:space="preserve">Tuesday 12pm: major check </w:t>
      </w:r>
    </w:p>
    <w:p w14:paraId="67089156" w14:textId="7B218D52" w:rsidR="00DD4F81" w:rsidRDefault="00D2763A">
      <w:pPr>
        <w:rPr>
          <w:rFonts w:ascii="Bahnschrift" w:hAnsi="Bahnschrift" w:cs="Times New Roman"/>
        </w:rPr>
      </w:pPr>
      <w:r>
        <w:rPr>
          <w:rFonts w:ascii="Bahnschrift" w:hAnsi="Bahnschrift" w:cs="Times New Roman"/>
        </w:rPr>
        <w:br w:type="page"/>
      </w:r>
    </w:p>
    <w:p w14:paraId="5B6BFAEC" w14:textId="77777777" w:rsidR="00DD4F81" w:rsidRPr="001E1417" w:rsidRDefault="00DD4F81" w:rsidP="00DD4F81">
      <w:pPr>
        <w:rPr>
          <w:rFonts w:ascii="Bahnschrift" w:hAnsi="Bahnschrift" w:cs="Times New Roman"/>
          <w:sz w:val="28"/>
          <w:szCs w:val="28"/>
        </w:rPr>
      </w:pPr>
      <w:r w:rsidRPr="3C8572CD">
        <w:rPr>
          <w:rFonts w:ascii="Bahnschrift" w:hAnsi="Bahnschrift" w:cs="Times New Roman"/>
          <w:b/>
          <w:bCs/>
          <w:sz w:val="28"/>
          <w:szCs w:val="28"/>
          <w:u w:val="single"/>
        </w:rPr>
        <w:lastRenderedPageBreak/>
        <w:t>Meeting Details:</w:t>
      </w:r>
      <w:r>
        <w:br/>
      </w:r>
      <w:r w:rsidRPr="3C8572CD">
        <w:rPr>
          <w:rFonts w:ascii="Bahnschrift" w:hAnsi="Bahnschrift" w:cs="Times New Roman"/>
        </w:rPr>
        <w:t>Date: 1</w:t>
      </w:r>
      <w:r>
        <w:rPr>
          <w:rFonts w:ascii="Bahnschrift" w:hAnsi="Bahnschrift" w:cs="Times New Roman"/>
        </w:rPr>
        <w:t>7</w:t>
      </w:r>
      <w:r w:rsidRPr="3C8572CD">
        <w:rPr>
          <w:rFonts w:ascii="Bahnschrift" w:hAnsi="Bahnschrift" w:cs="Times New Roman"/>
        </w:rPr>
        <w:t>/07/25</w:t>
      </w:r>
      <w:r>
        <w:br/>
      </w:r>
      <w:r w:rsidRPr="3C8572CD">
        <w:rPr>
          <w:rFonts w:ascii="Bahnschrift" w:hAnsi="Bahnschrift" w:cs="Times New Roman"/>
        </w:rPr>
        <w:t xml:space="preserve">Location: </w:t>
      </w:r>
      <w:r>
        <w:rPr>
          <w:rFonts w:ascii="Bahnschrift" w:hAnsi="Bahnschrift" w:cs="Times New Roman"/>
        </w:rPr>
        <w:t>Morteza’s Office</w:t>
      </w:r>
      <w:r>
        <w:br/>
      </w:r>
      <w:r w:rsidRPr="3C8572CD">
        <w:rPr>
          <w:rFonts w:ascii="Bahnschrift" w:hAnsi="Bahnschrift" w:cs="Times New Roman"/>
        </w:rPr>
        <w:t xml:space="preserve">Minute Taker: </w:t>
      </w:r>
      <w:r>
        <w:br/>
      </w:r>
      <w:r w:rsidRPr="3C8572CD">
        <w:rPr>
          <w:rFonts w:ascii="Bahnschrift" w:hAnsi="Bahnschrift" w:cs="Times New Roman"/>
        </w:rPr>
        <w:t xml:space="preserve">Members Present: </w:t>
      </w:r>
    </w:p>
    <w:p w14:paraId="58862080" w14:textId="77777777" w:rsidR="00DD4F81" w:rsidRPr="001E1417" w:rsidRDefault="00DD4F81" w:rsidP="00DD4F81">
      <w:pPr>
        <w:rPr>
          <w:rFonts w:ascii="Bahnschrift" w:hAnsi="Bahnschrift" w:cs="Times New Roman"/>
          <w:b/>
          <w:bCs/>
          <w:sz w:val="28"/>
          <w:szCs w:val="28"/>
          <w:u w:val="single"/>
        </w:rPr>
      </w:pPr>
      <w:r w:rsidRPr="3C8572CD">
        <w:rPr>
          <w:rFonts w:ascii="Bahnschrift" w:hAnsi="Bahnschrift" w:cs="Times New Roman"/>
          <w:b/>
          <w:bCs/>
          <w:sz w:val="28"/>
          <w:szCs w:val="28"/>
          <w:u w:val="single"/>
        </w:rPr>
        <w:t>Meeting Agenda:</w:t>
      </w:r>
    </w:p>
    <w:p w14:paraId="2C99B681" w14:textId="77777777" w:rsidR="00DD4F81" w:rsidRPr="00DD4F81" w:rsidRDefault="00DD4F81" w:rsidP="00DD4F81">
      <w:pPr>
        <w:pStyle w:val="ListParagraph"/>
        <w:numPr>
          <w:ilvl w:val="0"/>
          <w:numId w:val="8"/>
        </w:numPr>
        <w:rPr>
          <w:rFonts w:ascii="Bahnschrift" w:hAnsi="Bahnschrift" w:cs="Times New Roman"/>
          <w:b/>
          <w:bCs/>
          <w:sz w:val="28"/>
          <w:szCs w:val="28"/>
          <w:u w:val="single"/>
        </w:rPr>
      </w:pPr>
    </w:p>
    <w:p w14:paraId="1FFB2AD6" w14:textId="77777777" w:rsidR="00DD4F81" w:rsidRPr="001E1417" w:rsidRDefault="00DD4F81" w:rsidP="00DD4F81">
      <w:pPr>
        <w:pStyle w:val="ListParagraph"/>
        <w:rPr>
          <w:rFonts w:ascii="Bahnschrift" w:hAnsi="Bahnschrift" w:cs="Times New Roman"/>
          <w:b/>
          <w:bCs/>
          <w:sz w:val="28"/>
          <w:szCs w:val="28"/>
          <w:u w:val="single"/>
        </w:rPr>
      </w:pPr>
      <w:r w:rsidRPr="3C8572CD">
        <w:rPr>
          <w:rFonts w:ascii="Bahnschrift" w:hAnsi="Bahnschrift" w:cs="Times New Roman"/>
          <w:b/>
          <w:bCs/>
          <w:sz w:val="28"/>
          <w:szCs w:val="28"/>
          <w:u w:val="single"/>
        </w:rPr>
        <w:t>Recent Achievements:</w:t>
      </w:r>
    </w:p>
    <w:p w14:paraId="01A72186" w14:textId="77777777" w:rsidR="00DD4F81" w:rsidRPr="001E1417" w:rsidRDefault="00DD4F81" w:rsidP="00DD4F81">
      <w:pPr>
        <w:pStyle w:val="ListParagraph"/>
        <w:numPr>
          <w:ilvl w:val="0"/>
          <w:numId w:val="3"/>
        </w:numPr>
        <w:rPr>
          <w:rFonts w:ascii="Bahnschrift" w:hAnsi="Bahnschrift" w:cs="Times New Roman"/>
        </w:rPr>
      </w:pPr>
      <w:r>
        <w:br/>
      </w:r>
    </w:p>
    <w:p w14:paraId="03BDB3A0" w14:textId="77777777" w:rsidR="00DD4F81" w:rsidRPr="001E1417" w:rsidRDefault="00DD4F81" w:rsidP="00DD4F81">
      <w:pPr>
        <w:rPr>
          <w:rFonts w:ascii="Bahnschrift" w:hAnsi="Bahnschrift" w:cs="Times New Roman"/>
          <w:b/>
          <w:bCs/>
          <w:sz w:val="28"/>
          <w:szCs w:val="28"/>
          <w:u w:val="single"/>
        </w:rPr>
      </w:pPr>
      <w:r w:rsidRPr="3C8572CD">
        <w:rPr>
          <w:rFonts w:ascii="Bahnschrift" w:hAnsi="Bahnschrift" w:cs="Times New Roman"/>
          <w:b/>
          <w:bCs/>
          <w:sz w:val="28"/>
          <w:szCs w:val="28"/>
          <w:u w:val="single"/>
        </w:rPr>
        <w:t>Meeting Discussions &amp; Outcomes:</w:t>
      </w:r>
    </w:p>
    <w:p w14:paraId="1FA0BF78" w14:textId="77777777" w:rsidR="00DD4F81" w:rsidRPr="001E1417" w:rsidRDefault="00DD4F81" w:rsidP="00DD4F81">
      <w:pPr>
        <w:pStyle w:val="ListParagraph"/>
        <w:numPr>
          <w:ilvl w:val="0"/>
          <w:numId w:val="9"/>
        </w:numPr>
        <w:rPr>
          <w:rFonts w:ascii="Bahnschrift" w:hAnsi="Bahnschrift" w:cs="Times New Roman"/>
        </w:rPr>
      </w:pPr>
    </w:p>
    <w:p w14:paraId="74DE225C" w14:textId="77777777" w:rsidR="00DD4F81" w:rsidRPr="00D2763A" w:rsidRDefault="00DD4F81" w:rsidP="00DD4F81">
      <w:pPr>
        <w:ind w:left="360"/>
        <w:rPr>
          <w:rFonts w:ascii="Bahnschrift" w:hAnsi="Bahnschrift" w:cs="Times New Roman"/>
          <w:b/>
          <w:bCs/>
          <w:u w:val="single"/>
        </w:rPr>
      </w:pPr>
      <w:r w:rsidRPr="00D2763A">
        <w:rPr>
          <w:rFonts w:ascii="Bahnschrift" w:hAnsi="Bahnschrift" w:cs="Times New Roman"/>
          <w:b/>
          <w:bCs/>
          <w:sz w:val="28"/>
          <w:szCs w:val="28"/>
          <w:u w:val="single"/>
        </w:rPr>
        <w:t>To-Do:</w:t>
      </w:r>
    </w:p>
    <w:p w14:paraId="08D91415" w14:textId="77777777" w:rsidR="00DD4F81" w:rsidRPr="00D2763A" w:rsidRDefault="00DD4F81" w:rsidP="00DD4F81">
      <w:pPr>
        <w:pStyle w:val="ListParagraph"/>
        <w:numPr>
          <w:ilvl w:val="0"/>
          <w:numId w:val="9"/>
        </w:numPr>
        <w:rPr>
          <w:rFonts w:ascii="Bahnschrift" w:hAnsi="Bahnschrift" w:cs="Times New Roman"/>
          <w:b/>
          <w:bCs/>
          <w:u w:val="single"/>
        </w:rPr>
      </w:pPr>
    </w:p>
    <w:p w14:paraId="0AE40DAC" w14:textId="77777777" w:rsidR="00DD4F81" w:rsidRPr="00D2763A" w:rsidRDefault="00DD4F81" w:rsidP="00DD4F81">
      <w:pPr>
        <w:ind w:left="360"/>
        <w:rPr>
          <w:rFonts w:ascii="Bahnschrift" w:hAnsi="Bahnschrift" w:cs="Times New Roman"/>
          <w:b/>
          <w:bCs/>
          <w:sz w:val="28"/>
          <w:szCs w:val="28"/>
          <w:u w:val="single"/>
        </w:rPr>
      </w:pPr>
      <w:r w:rsidRPr="00D2763A">
        <w:rPr>
          <w:rFonts w:ascii="Bahnschrift" w:hAnsi="Bahnschrift" w:cs="Times New Roman"/>
          <w:b/>
          <w:bCs/>
          <w:sz w:val="28"/>
          <w:szCs w:val="28"/>
          <w:u w:val="single"/>
        </w:rPr>
        <w:t>Deadline</w:t>
      </w:r>
    </w:p>
    <w:p w14:paraId="09730FC7" w14:textId="77777777" w:rsidR="00D2763A" w:rsidRPr="00DD4F81" w:rsidRDefault="00D2763A" w:rsidP="00DD4F81">
      <w:pPr>
        <w:rPr>
          <w:rFonts w:ascii="Bahnschrift" w:hAnsi="Bahnschrift" w:cs="Times New Roman"/>
        </w:rPr>
      </w:pPr>
    </w:p>
    <w:p w14:paraId="04C091E8" w14:textId="77777777" w:rsidR="00D2763A" w:rsidRPr="00D2763A" w:rsidRDefault="00D2763A" w:rsidP="00D2763A">
      <w:pPr>
        <w:rPr>
          <w:rFonts w:ascii="Bahnschrift" w:hAnsi="Bahnschrift" w:cs="Times New Roman"/>
        </w:rPr>
      </w:pPr>
    </w:p>
    <w:p w14:paraId="6AF35450" w14:textId="5D00B52C" w:rsidR="3C8572CD" w:rsidRDefault="3C8572CD" w:rsidP="3C8572CD">
      <w:pPr>
        <w:rPr>
          <w:rFonts w:ascii="Bahnschrift" w:hAnsi="Bahnschrift" w:cs="Times New Roman"/>
        </w:rPr>
      </w:pPr>
    </w:p>
    <w:p w14:paraId="241C7BE8" w14:textId="77777777" w:rsidR="00FA6EAD" w:rsidRDefault="00FA6EAD" w:rsidP="006D5F65">
      <w:pPr>
        <w:rPr>
          <w:rFonts w:ascii="Bahnschrift" w:hAnsi="Bahnschrift" w:cs="Times New Roman"/>
          <w:b/>
          <w:bCs/>
          <w:sz w:val="28"/>
          <w:szCs w:val="28"/>
          <w:u w:val="single"/>
          <w:lang w:val="en-US"/>
        </w:rPr>
      </w:pPr>
    </w:p>
    <w:p w14:paraId="5010FE2C" w14:textId="56AD3A55" w:rsidR="00A01AA1" w:rsidRDefault="00A01AA1" w:rsidP="006D5F65">
      <w:pPr>
        <w:rPr>
          <w:rFonts w:ascii="Bahnschrift" w:hAnsi="Bahnschrift" w:cs="Times New Roman"/>
          <w:b/>
          <w:bCs/>
          <w:sz w:val="28"/>
          <w:szCs w:val="28"/>
          <w:u w:val="single"/>
          <w:lang w:val="en-US"/>
        </w:rPr>
      </w:pPr>
    </w:p>
    <w:p w14:paraId="60171135" w14:textId="1062BE62" w:rsidR="005E42DE" w:rsidRPr="001E1417" w:rsidRDefault="005E42DE" w:rsidP="005E42DE">
      <w:pPr>
        <w:rPr>
          <w:rFonts w:ascii="Bahnschrift" w:hAnsi="Bahnschrift" w:cs="Times New Roman"/>
          <w:sz w:val="28"/>
          <w:szCs w:val="28"/>
        </w:rPr>
      </w:pPr>
      <w:r w:rsidRPr="3C8572CD">
        <w:rPr>
          <w:rFonts w:ascii="Bahnschrift" w:hAnsi="Bahnschrift" w:cs="Times New Roman"/>
          <w:b/>
          <w:bCs/>
          <w:sz w:val="28"/>
          <w:szCs w:val="28"/>
          <w:u w:val="single"/>
        </w:rPr>
        <w:t>Meeting Details:</w:t>
      </w:r>
      <w:r>
        <w:br/>
      </w:r>
      <w:r w:rsidRPr="3C8572CD">
        <w:rPr>
          <w:rFonts w:ascii="Bahnschrift" w:hAnsi="Bahnschrift" w:cs="Times New Roman"/>
        </w:rPr>
        <w:t>Date: 1</w:t>
      </w:r>
      <w:r>
        <w:rPr>
          <w:rFonts w:ascii="Bahnschrift" w:hAnsi="Bahnschrift" w:cs="Times New Roman"/>
        </w:rPr>
        <w:t>7</w:t>
      </w:r>
      <w:r w:rsidRPr="3C8572CD">
        <w:rPr>
          <w:rFonts w:ascii="Bahnschrift" w:hAnsi="Bahnschrift" w:cs="Times New Roman"/>
        </w:rPr>
        <w:t>/07/25</w:t>
      </w:r>
      <w:r>
        <w:br/>
      </w:r>
      <w:r w:rsidRPr="3C8572CD">
        <w:rPr>
          <w:rFonts w:ascii="Bahnschrift" w:hAnsi="Bahnschrift" w:cs="Times New Roman"/>
        </w:rPr>
        <w:t xml:space="preserve">Location: </w:t>
      </w:r>
      <w:r w:rsidR="00595C13">
        <w:rPr>
          <w:rFonts w:ascii="Bahnschrift" w:hAnsi="Bahnschrift" w:cs="Times New Roman"/>
        </w:rPr>
        <w:t>In-person Morteza’s office</w:t>
      </w:r>
      <w:r>
        <w:br/>
      </w:r>
      <w:r w:rsidRPr="3C8572CD">
        <w:rPr>
          <w:rFonts w:ascii="Bahnschrift" w:hAnsi="Bahnschrift" w:cs="Times New Roman"/>
        </w:rPr>
        <w:t>Minute Taker: Kristelle</w:t>
      </w:r>
      <w:r>
        <w:br/>
      </w:r>
      <w:r w:rsidRPr="3C8572CD">
        <w:rPr>
          <w:rFonts w:ascii="Bahnschrift" w:hAnsi="Bahnschrift" w:cs="Times New Roman"/>
        </w:rPr>
        <w:t>Members Present: Pratham, Kristelle</w:t>
      </w:r>
    </w:p>
    <w:p w14:paraId="24D582B0" w14:textId="77777777" w:rsidR="00A01AA1" w:rsidRDefault="00A01AA1" w:rsidP="006D5F65">
      <w:pPr>
        <w:rPr>
          <w:rFonts w:ascii="Bahnschrift" w:hAnsi="Bahnschrift" w:cs="Times New Roman"/>
          <w:b/>
          <w:bCs/>
          <w:sz w:val="28"/>
          <w:szCs w:val="28"/>
          <w:u w:val="single"/>
          <w:lang w:val="en-US"/>
        </w:rPr>
      </w:pPr>
    </w:p>
    <w:p w14:paraId="54D0F2B9" w14:textId="77777777" w:rsidR="00A01AA1" w:rsidRDefault="00A01AA1" w:rsidP="006D5F65">
      <w:pPr>
        <w:rPr>
          <w:rFonts w:ascii="Bahnschrift" w:hAnsi="Bahnschrift" w:cs="Times New Roman"/>
          <w:b/>
          <w:bCs/>
          <w:sz w:val="28"/>
          <w:szCs w:val="28"/>
          <w:u w:val="single"/>
          <w:lang w:val="en-US"/>
        </w:rPr>
      </w:pPr>
    </w:p>
    <w:p w14:paraId="69D42A52" w14:textId="77777777" w:rsidR="00A01AA1" w:rsidRDefault="00A01AA1" w:rsidP="006D5F65">
      <w:pPr>
        <w:rPr>
          <w:rFonts w:ascii="Bahnschrift" w:hAnsi="Bahnschrift" w:cs="Times New Roman"/>
          <w:b/>
          <w:bCs/>
          <w:sz w:val="28"/>
          <w:szCs w:val="28"/>
          <w:u w:val="single"/>
          <w:lang w:val="en-US"/>
        </w:rPr>
      </w:pPr>
    </w:p>
    <w:p w14:paraId="3FDE99D9" w14:textId="77777777" w:rsidR="00A01AA1" w:rsidRDefault="00A01AA1" w:rsidP="006D5F65">
      <w:pPr>
        <w:rPr>
          <w:rFonts w:ascii="Bahnschrift" w:hAnsi="Bahnschrift" w:cs="Times New Roman"/>
          <w:b/>
          <w:bCs/>
          <w:sz w:val="28"/>
          <w:szCs w:val="28"/>
          <w:u w:val="single"/>
          <w:lang w:val="en-US"/>
        </w:rPr>
      </w:pPr>
    </w:p>
    <w:p w14:paraId="5BC68E58" w14:textId="77777777" w:rsidR="00A01AA1" w:rsidRDefault="00A01AA1" w:rsidP="006D5F65">
      <w:pPr>
        <w:rPr>
          <w:rFonts w:ascii="Bahnschrift" w:hAnsi="Bahnschrift" w:cs="Times New Roman"/>
          <w:b/>
          <w:bCs/>
          <w:sz w:val="28"/>
          <w:szCs w:val="28"/>
          <w:u w:val="single"/>
          <w:lang w:val="en-US"/>
        </w:rPr>
      </w:pPr>
    </w:p>
    <w:p w14:paraId="68D51851" w14:textId="77777777" w:rsidR="00A01AA1" w:rsidRDefault="00A01AA1" w:rsidP="006D5F65">
      <w:pPr>
        <w:rPr>
          <w:rFonts w:ascii="Bahnschrift" w:hAnsi="Bahnschrift" w:cs="Times New Roman"/>
          <w:b/>
          <w:bCs/>
          <w:sz w:val="28"/>
          <w:szCs w:val="28"/>
          <w:u w:val="single"/>
          <w:lang w:val="en-US"/>
        </w:rPr>
      </w:pPr>
    </w:p>
    <w:p w14:paraId="36CB94D2" w14:textId="77777777" w:rsidR="00A01AA1" w:rsidRDefault="00A01AA1" w:rsidP="006D5F65">
      <w:pPr>
        <w:rPr>
          <w:rFonts w:ascii="Bahnschrift" w:hAnsi="Bahnschrift" w:cs="Times New Roman"/>
          <w:b/>
          <w:bCs/>
          <w:sz w:val="28"/>
          <w:szCs w:val="28"/>
          <w:u w:val="single"/>
          <w:lang w:val="en-US"/>
        </w:rPr>
      </w:pPr>
    </w:p>
    <w:p w14:paraId="3033AA01" w14:textId="77777777" w:rsidR="009C38B6" w:rsidRDefault="009C38B6" w:rsidP="00A01AA1">
      <w:pPr>
        <w:rPr>
          <w:rFonts w:ascii="Bahnschrift" w:hAnsi="Bahnschrift" w:cs="Times New Roman"/>
          <w:b/>
          <w:bCs/>
          <w:sz w:val="28"/>
          <w:szCs w:val="28"/>
          <w:u w:val="single"/>
        </w:rPr>
      </w:pPr>
      <w:r>
        <w:rPr>
          <w:rFonts w:ascii="Bahnschrift" w:hAnsi="Bahnschrift" w:cs="Times New Roman"/>
          <w:b/>
          <w:bCs/>
          <w:sz w:val="28"/>
          <w:szCs w:val="28"/>
          <w:u w:val="single"/>
        </w:rPr>
        <w:br/>
      </w:r>
    </w:p>
    <w:p w14:paraId="2DE06D95" w14:textId="77777777" w:rsidR="009C38B6" w:rsidRDefault="009C38B6">
      <w:pPr>
        <w:rPr>
          <w:rFonts w:ascii="Bahnschrift" w:hAnsi="Bahnschrift" w:cs="Times New Roman"/>
          <w:b/>
          <w:bCs/>
          <w:sz w:val="28"/>
          <w:szCs w:val="28"/>
          <w:u w:val="single"/>
        </w:rPr>
      </w:pPr>
      <w:r>
        <w:rPr>
          <w:rFonts w:ascii="Bahnschrift" w:hAnsi="Bahnschrift" w:cs="Times New Roman"/>
          <w:b/>
          <w:bCs/>
          <w:sz w:val="28"/>
          <w:szCs w:val="28"/>
          <w:u w:val="single"/>
        </w:rPr>
        <w:br w:type="page"/>
      </w:r>
    </w:p>
    <w:p w14:paraId="2537840E" w14:textId="490DB4DD" w:rsidR="00A01AA1" w:rsidRPr="001E1417" w:rsidRDefault="00A01AA1" w:rsidP="00A01AA1">
      <w:pPr>
        <w:rPr>
          <w:rFonts w:ascii="Bahnschrift" w:hAnsi="Bahnschrift" w:cs="Times New Roman"/>
          <w:sz w:val="28"/>
          <w:szCs w:val="28"/>
        </w:rPr>
      </w:pPr>
      <w:r w:rsidRPr="001E1417">
        <w:rPr>
          <w:rFonts w:ascii="Bahnschrift" w:hAnsi="Bahnschrift" w:cs="Times New Roman"/>
          <w:b/>
          <w:bCs/>
          <w:sz w:val="28"/>
          <w:szCs w:val="28"/>
          <w:u w:val="single"/>
        </w:rPr>
        <w:lastRenderedPageBreak/>
        <w:t>Meeting Details:</w:t>
      </w:r>
      <w:r w:rsidRPr="001E1417">
        <w:rPr>
          <w:rFonts w:ascii="Bahnschrift" w:hAnsi="Bahnschrift" w:cs="Times New Roman"/>
          <w:sz w:val="28"/>
          <w:szCs w:val="28"/>
          <w:u w:val="single"/>
        </w:rPr>
        <w:br/>
      </w:r>
      <w:r w:rsidRPr="001E1417">
        <w:rPr>
          <w:rFonts w:ascii="Bahnschrift" w:hAnsi="Bahnschrift" w:cs="Times New Roman"/>
        </w:rPr>
        <w:t xml:space="preserve">Date: </w:t>
      </w:r>
      <w:r>
        <w:rPr>
          <w:rFonts w:ascii="Bahnschrift" w:hAnsi="Bahnschrift" w:cs="Times New Roman"/>
        </w:rPr>
        <w:t>07</w:t>
      </w:r>
      <w:r w:rsidRPr="001E1417">
        <w:rPr>
          <w:rFonts w:ascii="Bahnschrift" w:hAnsi="Bahnschrift" w:cs="Times New Roman"/>
        </w:rPr>
        <w:t>/0</w:t>
      </w:r>
      <w:r>
        <w:rPr>
          <w:rFonts w:ascii="Bahnschrift" w:hAnsi="Bahnschrift" w:cs="Times New Roman"/>
        </w:rPr>
        <w:t>5</w:t>
      </w:r>
      <w:r w:rsidRPr="001E1417">
        <w:rPr>
          <w:rFonts w:ascii="Bahnschrift" w:hAnsi="Bahnschrift" w:cs="Times New Roman"/>
        </w:rPr>
        <w:t>/25</w:t>
      </w:r>
      <w:r w:rsidRPr="001E1417">
        <w:rPr>
          <w:rFonts w:ascii="Bahnschrift" w:hAnsi="Bahnschrift" w:cs="Times New Roman"/>
        </w:rPr>
        <w:br/>
        <w:t xml:space="preserve">Location: </w:t>
      </w:r>
      <w:r>
        <w:rPr>
          <w:rFonts w:ascii="Bahnschrift" w:hAnsi="Bahnschrift" w:cs="Times New Roman"/>
        </w:rPr>
        <w:t>Morteza’s Office</w:t>
      </w:r>
      <w:r w:rsidRPr="001E1417">
        <w:rPr>
          <w:rFonts w:ascii="Bahnschrift" w:hAnsi="Bahnschrift" w:cs="Times New Roman"/>
        </w:rPr>
        <w:br/>
        <w:t xml:space="preserve">Minute Taker: </w:t>
      </w:r>
      <w:r>
        <w:rPr>
          <w:rFonts w:ascii="Bahnschrift" w:hAnsi="Bahnschrift" w:cs="Times New Roman"/>
        </w:rPr>
        <w:t>Kristelle</w:t>
      </w:r>
      <w:r w:rsidRPr="001E1417">
        <w:rPr>
          <w:rFonts w:ascii="Bahnschrift" w:hAnsi="Bahnschrift" w:cs="Times New Roman"/>
        </w:rPr>
        <w:br/>
        <w:t>Members Present: Everyone</w:t>
      </w:r>
    </w:p>
    <w:p w14:paraId="6FFBFD69" w14:textId="77777777" w:rsidR="00A01AA1" w:rsidRPr="001E1417" w:rsidRDefault="00A01AA1" w:rsidP="00A01AA1">
      <w:pPr>
        <w:rPr>
          <w:rFonts w:ascii="Bahnschrift" w:hAnsi="Bahnschrift" w:cs="Times New Roman"/>
          <w:b/>
          <w:bCs/>
          <w:sz w:val="28"/>
          <w:szCs w:val="28"/>
          <w:u w:val="single"/>
        </w:rPr>
      </w:pPr>
      <w:r w:rsidRPr="001E1417">
        <w:rPr>
          <w:rFonts w:ascii="Bahnschrift" w:hAnsi="Bahnschrift" w:cs="Times New Roman"/>
          <w:b/>
          <w:bCs/>
          <w:sz w:val="28"/>
          <w:szCs w:val="28"/>
          <w:u w:val="single"/>
        </w:rPr>
        <w:t>Meeting Agenda:</w:t>
      </w:r>
    </w:p>
    <w:p w14:paraId="5470337D" w14:textId="77777777" w:rsidR="00A01AA1" w:rsidRPr="00563344" w:rsidRDefault="00A01AA1" w:rsidP="00A01AA1">
      <w:pPr>
        <w:pStyle w:val="ListParagraph"/>
        <w:numPr>
          <w:ilvl w:val="0"/>
          <w:numId w:val="3"/>
        </w:numPr>
        <w:rPr>
          <w:rFonts w:ascii="Bahnschrift" w:hAnsi="Bahnschrift" w:cs="Times New Roman"/>
          <w:b/>
          <w:bCs/>
          <w:sz w:val="28"/>
          <w:szCs w:val="28"/>
          <w:u w:val="single"/>
        </w:rPr>
      </w:pPr>
      <w:r>
        <w:rPr>
          <w:rFonts w:ascii="Bahnschrift" w:hAnsi="Bahnschrift" w:cs="Times New Roman"/>
        </w:rPr>
        <w:t>Literature review feedback</w:t>
      </w:r>
    </w:p>
    <w:p w14:paraId="6F74344C" w14:textId="77777777" w:rsidR="00A01AA1" w:rsidRPr="004A7E01" w:rsidRDefault="00A01AA1" w:rsidP="00A01AA1">
      <w:pPr>
        <w:pStyle w:val="ListParagraph"/>
        <w:numPr>
          <w:ilvl w:val="0"/>
          <w:numId w:val="3"/>
        </w:numPr>
        <w:rPr>
          <w:rFonts w:ascii="Bahnschrift" w:hAnsi="Bahnschrift" w:cs="Times New Roman"/>
          <w:b/>
          <w:bCs/>
          <w:sz w:val="28"/>
          <w:szCs w:val="28"/>
          <w:u w:val="single"/>
        </w:rPr>
      </w:pPr>
      <w:r>
        <w:rPr>
          <w:rFonts w:ascii="Bahnschrift" w:hAnsi="Bahnschrift" w:cs="Times New Roman"/>
        </w:rPr>
        <w:t xml:space="preserve">Present our findings of the literature review </w:t>
      </w:r>
    </w:p>
    <w:p w14:paraId="31359936" w14:textId="42765D91" w:rsidR="00A01AA1" w:rsidRPr="006D5F65" w:rsidRDefault="006241E8" w:rsidP="00A01AA1">
      <w:pPr>
        <w:pStyle w:val="ListParagraph"/>
        <w:numPr>
          <w:ilvl w:val="0"/>
          <w:numId w:val="3"/>
        </w:numPr>
        <w:rPr>
          <w:rFonts w:ascii="Bahnschrift" w:hAnsi="Bahnschrift" w:cs="Times New Roman"/>
          <w:b/>
          <w:bCs/>
          <w:sz w:val="28"/>
          <w:szCs w:val="28"/>
          <w:u w:val="single"/>
        </w:rPr>
      </w:pPr>
      <w:r>
        <w:rPr>
          <w:rFonts w:ascii="Bahnschrift" w:hAnsi="Bahnschrift" w:cs="Times New Roman"/>
        </w:rPr>
        <w:t>Catch u</w:t>
      </w:r>
      <w:r w:rsidR="00430A7D">
        <w:rPr>
          <w:rFonts w:ascii="Bahnschrift" w:hAnsi="Bahnschrift" w:cs="Times New Roman"/>
        </w:rPr>
        <w:t xml:space="preserve">p with </w:t>
      </w:r>
      <w:proofErr w:type="spellStart"/>
      <w:r w:rsidR="00430A7D">
        <w:rPr>
          <w:rFonts w:ascii="Bahnschrift" w:hAnsi="Bahnschrift" w:cs="Times New Roman"/>
        </w:rPr>
        <w:t>Morteza</w:t>
      </w:r>
      <w:ins w:id="0" w:author="Microsoft Word" w:date="2025-08-03T22:59:00Z" w16du:dateUtc="2025-08-03T10:59:00Z">
        <w:r w:rsidR="00A01AA1">
          <w:rPr>
            <w:rFonts w:ascii="Bahnschrift" w:hAnsi="Bahnschrift" w:cs="Times New Roman"/>
          </w:rPr>
          <w:t>Ask</w:t>
        </w:r>
        <w:proofErr w:type="spellEnd"/>
        <w:r w:rsidR="00A01AA1">
          <w:rPr>
            <w:rFonts w:ascii="Bahnschrift" w:hAnsi="Bahnschrift" w:cs="Times New Roman"/>
          </w:rPr>
          <w:t xml:space="preserve"> questions</w:t>
        </w:r>
      </w:ins>
      <w:r w:rsidR="00A01AA1">
        <w:rPr>
          <w:rFonts w:ascii="Bahnschrift" w:hAnsi="Bahnschrift" w:cs="Times New Roman"/>
        </w:rPr>
        <w:t xml:space="preserve"> </w:t>
      </w:r>
    </w:p>
    <w:p w14:paraId="70436E07" w14:textId="77777777" w:rsidR="00A01AA1" w:rsidRPr="00CB3558" w:rsidRDefault="00A01AA1" w:rsidP="00CB3558">
      <w:pPr>
        <w:ind w:left="360"/>
        <w:rPr>
          <w:rFonts w:ascii="Bahnschrift" w:hAnsi="Bahnschrift" w:cs="Times New Roman"/>
          <w:b/>
          <w:bCs/>
          <w:sz w:val="28"/>
          <w:szCs w:val="28"/>
          <w:u w:val="single"/>
        </w:rPr>
      </w:pPr>
    </w:p>
    <w:p w14:paraId="65E0F256" w14:textId="77777777" w:rsidR="00A01AA1" w:rsidRPr="001E1417" w:rsidRDefault="00A01AA1" w:rsidP="00A01AA1">
      <w:pPr>
        <w:pStyle w:val="ListParagraph"/>
        <w:numPr>
          <w:ilvl w:val="0"/>
          <w:numId w:val="3"/>
        </w:numPr>
        <w:rPr>
          <w:rFonts w:ascii="Bahnschrift" w:hAnsi="Bahnschrift" w:cs="Times New Roman"/>
          <w:b/>
          <w:bCs/>
          <w:sz w:val="28"/>
          <w:szCs w:val="28"/>
          <w:u w:val="single"/>
        </w:rPr>
      </w:pPr>
      <w:r w:rsidRPr="001E1417">
        <w:rPr>
          <w:rFonts w:ascii="Bahnschrift" w:hAnsi="Bahnschrift" w:cs="Times New Roman"/>
          <w:b/>
          <w:bCs/>
          <w:sz w:val="28"/>
          <w:szCs w:val="28"/>
          <w:u w:val="single"/>
        </w:rPr>
        <w:t>Recent Achievements:</w:t>
      </w:r>
    </w:p>
    <w:p w14:paraId="01BDA763" w14:textId="51F04E74" w:rsidR="00A01AA1" w:rsidRPr="001E1417" w:rsidRDefault="005E42DE" w:rsidP="00A01AA1">
      <w:pPr>
        <w:pStyle w:val="ListParagraph"/>
        <w:numPr>
          <w:ilvl w:val="0"/>
          <w:numId w:val="3"/>
        </w:numPr>
        <w:rPr>
          <w:rFonts w:ascii="Bahnschrift" w:hAnsi="Bahnschrift" w:cs="Times New Roman"/>
        </w:rPr>
      </w:pPr>
      <w:r>
        <w:t xml:space="preserve">Pratham modified the systolic array code to get the logic </w:t>
      </w:r>
      <w:proofErr w:type="gramStart"/>
      <w:r>
        <w:t xml:space="preserve">correct  </w:t>
      </w:r>
      <w:ins w:id="1" w:author="Microsoft Word" w:date="2025-08-03T22:59:00Z" w16du:dateUtc="2025-08-03T10:59:00Z">
        <w:r w:rsidR="00A01AA1">
          <w:rPr>
            <w:rFonts w:ascii="Bahnschrift" w:hAnsi="Bahnschrift" w:cs="Times New Roman"/>
          </w:rPr>
          <w:t>Completed</w:t>
        </w:r>
        <w:proofErr w:type="gramEnd"/>
        <w:r w:rsidR="00A01AA1">
          <w:rPr>
            <w:rFonts w:ascii="Bahnschrift" w:hAnsi="Bahnschrift" w:cs="Times New Roman"/>
          </w:rPr>
          <w:t xml:space="preserve"> and expanded literature review</w:t>
        </w:r>
      </w:ins>
      <w:r w:rsidR="00A01AA1" w:rsidRPr="001E1417">
        <w:rPr>
          <w:rFonts w:ascii="Bahnschrift" w:hAnsi="Bahnschrift" w:cs="Times New Roman"/>
          <w:b/>
          <w:bCs/>
          <w:sz w:val="28"/>
          <w:szCs w:val="28"/>
          <w:u w:val="single"/>
        </w:rPr>
        <w:br/>
      </w:r>
    </w:p>
    <w:p w14:paraId="63CB21C8" w14:textId="77777777" w:rsidR="00A01AA1" w:rsidRPr="001E1417" w:rsidRDefault="00A01AA1" w:rsidP="00A01AA1">
      <w:pPr>
        <w:rPr>
          <w:rFonts w:ascii="Bahnschrift" w:hAnsi="Bahnschrift" w:cs="Times New Roman"/>
          <w:b/>
          <w:bCs/>
          <w:sz w:val="28"/>
          <w:szCs w:val="28"/>
          <w:u w:val="single"/>
        </w:rPr>
      </w:pPr>
      <w:r w:rsidRPr="001E1417">
        <w:rPr>
          <w:rFonts w:ascii="Bahnschrift" w:hAnsi="Bahnschrift" w:cs="Times New Roman"/>
          <w:b/>
          <w:bCs/>
          <w:sz w:val="28"/>
          <w:szCs w:val="28"/>
          <w:u w:val="single"/>
        </w:rPr>
        <w:t>Meeting Discussions &amp; Outcomes:</w:t>
      </w:r>
    </w:p>
    <w:p w14:paraId="4E3D34EC" w14:textId="5CC18CB2" w:rsidR="005E42DE" w:rsidRDefault="005E42DE" w:rsidP="005E42DE">
      <w:pPr>
        <w:pStyle w:val="ListParagraph"/>
        <w:numPr>
          <w:ilvl w:val="0"/>
          <w:numId w:val="3"/>
        </w:numPr>
        <w:rPr>
          <w:rFonts w:ascii="Bahnschrift" w:hAnsi="Bahnschrift" w:cs="Times New Roman"/>
        </w:rPr>
      </w:pPr>
      <w:r>
        <w:rPr>
          <w:rFonts w:ascii="Bahnschrift" w:hAnsi="Bahnschrift" w:cs="Times New Roman"/>
        </w:rPr>
        <w:t>Morteza:</w:t>
      </w:r>
    </w:p>
    <w:p w14:paraId="06CED135" w14:textId="587EC554" w:rsidR="005E42DE" w:rsidRDefault="005E42DE" w:rsidP="005E42DE">
      <w:pPr>
        <w:pStyle w:val="ListParagraph"/>
        <w:numPr>
          <w:ilvl w:val="1"/>
          <w:numId w:val="3"/>
        </w:numPr>
        <w:rPr>
          <w:rFonts w:ascii="Bahnschrift" w:hAnsi="Bahnschrift" w:cs="Times New Roman"/>
        </w:rPr>
      </w:pPr>
      <w:r>
        <w:rPr>
          <w:rFonts w:ascii="Bahnschrift" w:hAnsi="Bahnschrift" w:cs="Times New Roman"/>
        </w:rPr>
        <w:t xml:space="preserve">Work on practicing the content for presentation so that we don’t miss out on giving information within the </w:t>
      </w:r>
      <w:proofErr w:type="gramStart"/>
      <w:r>
        <w:rPr>
          <w:rFonts w:ascii="Bahnschrift" w:hAnsi="Bahnschrift" w:cs="Times New Roman"/>
        </w:rPr>
        <w:t>5 minute</w:t>
      </w:r>
      <w:proofErr w:type="gramEnd"/>
      <w:r>
        <w:rPr>
          <w:rFonts w:ascii="Bahnschrift" w:hAnsi="Bahnschrift" w:cs="Times New Roman"/>
        </w:rPr>
        <w:t xml:space="preserve"> timeframe.</w:t>
      </w:r>
    </w:p>
    <w:p w14:paraId="4B27ECBE" w14:textId="6B915E8E" w:rsidR="005E42DE" w:rsidRDefault="005E42DE" w:rsidP="005E42DE">
      <w:pPr>
        <w:pStyle w:val="ListParagraph"/>
        <w:numPr>
          <w:ilvl w:val="1"/>
          <w:numId w:val="3"/>
        </w:numPr>
        <w:rPr>
          <w:rFonts w:ascii="Bahnschrift" w:hAnsi="Bahnschrift" w:cs="Times New Roman"/>
        </w:rPr>
      </w:pPr>
      <w:r>
        <w:rPr>
          <w:rFonts w:ascii="Bahnschrift" w:hAnsi="Bahnschrift" w:cs="Times New Roman"/>
        </w:rPr>
        <w:t xml:space="preserve">Responded to the systolic array implementation by saying: </w:t>
      </w:r>
    </w:p>
    <w:p w14:paraId="72B81DE8" w14:textId="65043EF8" w:rsidR="005E42DE" w:rsidRDefault="005E42DE" w:rsidP="005E42DE">
      <w:pPr>
        <w:pStyle w:val="ListParagraph"/>
        <w:numPr>
          <w:ilvl w:val="2"/>
          <w:numId w:val="3"/>
        </w:numPr>
        <w:rPr>
          <w:rFonts w:ascii="Bahnschrift" w:hAnsi="Bahnschrift" w:cs="Times New Roman"/>
        </w:rPr>
      </w:pPr>
      <w:r>
        <w:rPr>
          <w:rFonts w:ascii="Bahnschrift" w:hAnsi="Bahnschrift" w:cs="Times New Roman"/>
        </w:rPr>
        <w:t xml:space="preserve">This is </w:t>
      </w:r>
      <w:proofErr w:type="gramStart"/>
      <w:r>
        <w:rPr>
          <w:rFonts w:ascii="Bahnschrift" w:hAnsi="Bahnschrift" w:cs="Times New Roman"/>
        </w:rPr>
        <w:t>the a</w:t>
      </w:r>
      <w:proofErr w:type="gramEnd"/>
      <w:r>
        <w:rPr>
          <w:rFonts w:ascii="Bahnschrift" w:hAnsi="Bahnschrift" w:cs="Times New Roman"/>
        </w:rPr>
        <w:t xml:space="preserve"> good starting point</w:t>
      </w:r>
    </w:p>
    <w:p w14:paraId="3698ADE5" w14:textId="657550B7" w:rsidR="005E42DE" w:rsidRDefault="005E42DE" w:rsidP="005E42DE">
      <w:pPr>
        <w:pStyle w:val="ListParagraph"/>
        <w:numPr>
          <w:ilvl w:val="2"/>
          <w:numId w:val="3"/>
        </w:numPr>
        <w:rPr>
          <w:rFonts w:ascii="Bahnschrift" w:hAnsi="Bahnschrift" w:cs="Times New Roman"/>
        </w:rPr>
      </w:pPr>
      <w:r>
        <w:rPr>
          <w:rFonts w:ascii="Bahnschrift" w:hAnsi="Bahnschrift" w:cs="Times New Roman"/>
        </w:rPr>
        <w:t>Need to look at handling sparsity. (</w:t>
      </w:r>
      <w:proofErr w:type="gramStart"/>
      <w:r>
        <w:rPr>
          <w:rFonts w:ascii="Bahnschrift" w:hAnsi="Bahnschrift" w:cs="Times New Roman"/>
        </w:rPr>
        <w:t>we</w:t>
      </w:r>
      <w:proofErr w:type="gramEnd"/>
      <w:r>
        <w:rPr>
          <w:rFonts w:ascii="Bahnschrift" w:hAnsi="Bahnschrift" w:cs="Times New Roman"/>
        </w:rPr>
        <w:t xml:space="preserve"> have already been doing that</w:t>
      </w:r>
    </w:p>
    <w:p w14:paraId="056EA659" w14:textId="1543E1EA" w:rsidR="003817D0" w:rsidRDefault="000232DE" w:rsidP="003817D0">
      <w:pPr>
        <w:pStyle w:val="ListParagraph"/>
        <w:numPr>
          <w:ilvl w:val="1"/>
          <w:numId w:val="3"/>
        </w:numPr>
        <w:rPr>
          <w:rFonts w:ascii="Bahnschrift" w:hAnsi="Bahnschrift" w:cs="Times New Roman"/>
        </w:rPr>
      </w:pPr>
      <w:r>
        <w:rPr>
          <w:rFonts w:ascii="Bahnschrift" w:hAnsi="Bahnschrift" w:cs="Times New Roman"/>
        </w:rPr>
        <w:t>You can even just do a simulation if it works out, it is not all that necessary to do physical implementation on FPGA</w:t>
      </w:r>
    </w:p>
    <w:p w14:paraId="41CEFA26" w14:textId="0391AA3C" w:rsidR="003817D0" w:rsidRDefault="003817D0" w:rsidP="003817D0">
      <w:pPr>
        <w:pStyle w:val="ListParagraph"/>
        <w:numPr>
          <w:ilvl w:val="1"/>
          <w:numId w:val="3"/>
        </w:numPr>
        <w:rPr>
          <w:rFonts w:ascii="Bahnschrift" w:hAnsi="Bahnschrift" w:cs="Times New Roman"/>
        </w:rPr>
      </w:pPr>
      <w:r>
        <w:rPr>
          <w:rFonts w:ascii="Bahnschrift" w:hAnsi="Bahnschrift" w:cs="Times New Roman"/>
        </w:rPr>
        <w:t>For lit review just get some general knowledge about implementation and explain all the issues with current implementations we are reading about.</w:t>
      </w:r>
    </w:p>
    <w:p w14:paraId="5A9499C7" w14:textId="5ABC5BD4" w:rsidR="003817D0" w:rsidRDefault="00547CE8" w:rsidP="003817D0">
      <w:pPr>
        <w:pStyle w:val="ListParagraph"/>
        <w:numPr>
          <w:ilvl w:val="1"/>
          <w:numId w:val="3"/>
        </w:numPr>
        <w:rPr>
          <w:rFonts w:ascii="Bahnschrift" w:hAnsi="Bahnschrift" w:cs="Times New Roman"/>
        </w:rPr>
      </w:pPr>
      <w:r>
        <w:rPr>
          <w:rFonts w:ascii="Bahnschrift" w:hAnsi="Bahnschrift" w:cs="Times New Roman"/>
        </w:rPr>
        <w:t xml:space="preserve">Can use Simulink for </w:t>
      </w:r>
      <w:proofErr w:type="gramStart"/>
      <w:r>
        <w:rPr>
          <w:rFonts w:ascii="Bahnschrift" w:hAnsi="Bahnschrift" w:cs="Times New Roman"/>
        </w:rPr>
        <w:t>model based</w:t>
      </w:r>
      <w:proofErr w:type="gramEnd"/>
      <w:r>
        <w:rPr>
          <w:rFonts w:ascii="Bahnschrift" w:hAnsi="Bahnschrift" w:cs="Times New Roman"/>
        </w:rPr>
        <w:t xml:space="preserve"> design… (not sure if that was relevant)</w:t>
      </w:r>
    </w:p>
    <w:p w14:paraId="607C3121" w14:textId="308174E7" w:rsidR="008C6FEB" w:rsidRDefault="008C6FEB" w:rsidP="003817D0">
      <w:pPr>
        <w:pStyle w:val="ListParagraph"/>
        <w:numPr>
          <w:ilvl w:val="1"/>
          <w:numId w:val="3"/>
        </w:numPr>
        <w:rPr>
          <w:rFonts w:ascii="Bahnschrift" w:hAnsi="Bahnschrift" w:cs="Times New Roman"/>
        </w:rPr>
      </w:pPr>
      <w:r>
        <w:rPr>
          <w:rFonts w:ascii="Bahnschrift" w:hAnsi="Bahnschrift" w:cs="Times New Roman"/>
        </w:rPr>
        <w:t xml:space="preserve">We could have a few custom </w:t>
      </w:r>
      <w:proofErr w:type="gramStart"/>
      <w:r>
        <w:rPr>
          <w:rFonts w:ascii="Bahnschrift" w:hAnsi="Bahnschrift" w:cs="Times New Roman"/>
        </w:rPr>
        <w:t>instruction</w:t>
      </w:r>
      <w:proofErr w:type="gramEnd"/>
      <w:r>
        <w:rPr>
          <w:rFonts w:ascii="Bahnschrift" w:hAnsi="Bahnschrift" w:cs="Times New Roman"/>
        </w:rPr>
        <w:t xml:space="preserve"> for implementation but not as much as project #44 as their project is more emphasis softcore.</w:t>
      </w:r>
    </w:p>
    <w:p w14:paraId="39044E0D" w14:textId="0BF06B3F" w:rsidR="008C6FEB" w:rsidRDefault="008C6FEB" w:rsidP="003817D0">
      <w:pPr>
        <w:pStyle w:val="ListParagraph"/>
        <w:numPr>
          <w:ilvl w:val="1"/>
          <w:numId w:val="3"/>
        </w:numPr>
        <w:rPr>
          <w:rFonts w:ascii="Bahnschrift" w:hAnsi="Bahnschrift" w:cs="Times New Roman"/>
        </w:rPr>
      </w:pPr>
      <w:r>
        <w:rPr>
          <w:rFonts w:ascii="Bahnschrift" w:hAnsi="Bahnschrift" w:cs="Times New Roman"/>
        </w:rPr>
        <w:t xml:space="preserve">For extending the </w:t>
      </w:r>
      <w:proofErr w:type="spellStart"/>
      <w:r>
        <w:rPr>
          <w:rFonts w:ascii="Bahnschrift" w:hAnsi="Bahnschrift" w:cs="Times New Roman"/>
        </w:rPr>
        <w:t>nios</w:t>
      </w:r>
      <w:proofErr w:type="spellEnd"/>
      <w:r>
        <w:rPr>
          <w:rFonts w:ascii="Bahnschrift" w:hAnsi="Bahnschrift" w:cs="Times New Roman"/>
        </w:rPr>
        <w:t xml:space="preserve"> problem, it was simply for educational purposes. For us </w:t>
      </w:r>
      <w:proofErr w:type="spellStart"/>
      <w:proofErr w:type="gramStart"/>
      <w:r>
        <w:rPr>
          <w:rFonts w:ascii="Bahnschrift" w:hAnsi="Bahnschrift" w:cs="Times New Roman"/>
        </w:rPr>
        <w:t>its</w:t>
      </w:r>
      <w:proofErr w:type="spellEnd"/>
      <w:proofErr w:type="gramEnd"/>
      <w:r>
        <w:rPr>
          <w:rFonts w:ascii="Bahnschrift" w:hAnsi="Bahnschrift" w:cs="Times New Roman"/>
        </w:rPr>
        <w:t xml:space="preserve"> not a requirement.</w:t>
      </w:r>
    </w:p>
    <w:p w14:paraId="70591BD8" w14:textId="069EE15F" w:rsidR="008C6FEB" w:rsidRDefault="008C6FEB" w:rsidP="008C6FEB">
      <w:pPr>
        <w:pStyle w:val="ListParagraph"/>
        <w:numPr>
          <w:ilvl w:val="2"/>
          <w:numId w:val="3"/>
        </w:numPr>
        <w:rPr>
          <w:rFonts w:ascii="Bahnschrift" w:hAnsi="Bahnschrift" w:cs="Times New Roman"/>
        </w:rPr>
      </w:pPr>
      <w:r>
        <w:rPr>
          <w:rFonts w:ascii="Bahnschrift" w:hAnsi="Bahnschrift" w:cs="Times New Roman"/>
        </w:rPr>
        <w:t xml:space="preserve">For </w:t>
      </w:r>
      <w:proofErr w:type="spellStart"/>
      <w:r>
        <w:rPr>
          <w:rFonts w:ascii="Bahnschrift" w:hAnsi="Bahnschrift" w:cs="Times New Roman"/>
        </w:rPr>
        <w:t>nios</w:t>
      </w:r>
      <w:proofErr w:type="spellEnd"/>
      <w:r>
        <w:rPr>
          <w:rFonts w:ascii="Bahnschrift" w:hAnsi="Bahnschrift" w:cs="Times New Roman"/>
        </w:rPr>
        <w:t xml:space="preserve"> II you can have 1 cycle combination instruction, NIOS V is min 2.</w:t>
      </w:r>
    </w:p>
    <w:p w14:paraId="4EA2367E" w14:textId="77777777" w:rsidR="008C6FEB" w:rsidRPr="003817D0" w:rsidRDefault="008C6FEB" w:rsidP="008C6FEB">
      <w:pPr>
        <w:pStyle w:val="ListParagraph"/>
        <w:numPr>
          <w:ilvl w:val="2"/>
          <w:numId w:val="3"/>
        </w:numPr>
        <w:rPr>
          <w:rFonts w:ascii="Bahnschrift" w:hAnsi="Bahnschrift" w:cs="Times New Roman"/>
        </w:rPr>
      </w:pPr>
    </w:p>
    <w:p w14:paraId="4884AEED" w14:textId="24AD3B08" w:rsidR="00A01AA1" w:rsidRPr="00455732" w:rsidRDefault="00A01AA1" w:rsidP="00A01AA1">
      <w:pPr>
        <w:pStyle w:val="ListParagraph"/>
        <w:numPr>
          <w:ilvl w:val="0"/>
          <w:numId w:val="11"/>
        </w:numPr>
        <w:rPr>
          <w:rFonts w:ascii="Bahnschrift" w:hAnsi="Bahnschrift" w:cs="Times New Roman"/>
          <w:b/>
          <w:bCs/>
          <w:sz w:val="22"/>
          <w:szCs w:val="22"/>
          <w:u w:val="single"/>
          <w:lang w:val="en-US"/>
        </w:rPr>
      </w:pPr>
      <w:r w:rsidRPr="00A01AA1">
        <w:rPr>
          <w:rFonts w:ascii="Bahnschrift" w:hAnsi="Bahnschrift" w:cs="Times New Roman"/>
          <w:sz w:val="22"/>
          <w:szCs w:val="22"/>
          <w:lang w:val="en-US"/>
        </w:rPr>
        <w:t>Learnt how to get the number of clock cycles</w:t>
      </w:r>
      <w:r>
        <w:rPr>
          <w:rFonts w:ascii="Bahnschrift" w:hAnsi="Bahnschrift" w:cs="Times New Roman"/>
          <w:sz w:val="22"/>
          <w:szCs w:val="22"/>
          <w:lang w:val="en-US"/>
        </w:rPr>
        <w:t xml:space="preserve"> in a basic systolic array calculation, which can be helpful for testing</w:t>
      </w:r>
    </w:p>
    <w:p w14:paraId="1F5028B8" w14:textId="112AA52C" w:rsidR="00455732" w:rsidRPr="00A01AA1" w:rsidRDefault="00455732" w:rsidP="00455732">
      <w:pPr>
        <w:pStyle w:val="ListParagraph"/>
        <w:numPr>
          <w:ilvl w:val="1"/>
          <w:numId w:val="11"/>
        </w:numPr>
        <w:rPr>
          <w:rFonts w:ascii="Bahnschrift" w:hAnsi="Bahnschrift" w:cs="Times New Roman"/>
          <w:b/>
          <w:bCs/>
          <w:sz w:val="22"/>
          <w:szCs w:val="22"/>
          <w:u w:val="single"/>
          <w:lang w:val="en-US"/>
        </w:rPr>
      </w:pPr>
      <w:r>
        <w:rPr>
          <w:rFonts w:ascii="Bahnschrift" w:hAnsi="Bahnschrift" w:cs="Times New Roman"/>
          <w:sz w:val="22"/>
          <w:szCs w:val="22"/>
          <w:lang w:val="en-US"/>
        </w:rPr>
        <w:t>Which has been verified with a Testbench</w:t>
      </w:r>
    </w:p>
    <w:p w14:paraId="37510615" w14:textId="4A41BEF4" w:rsidR="00A01AA1" w:rsidRPr="00A01AA1" w:rsidRDefault="00A01AA1" w:rsidP="00A01AA1">
      <w:pPr>
        <w:pStyle w:val="ListParagraph"/>
        <w:numPr>
          <w:ilvl w:val="0"/>
          <w:numId w:val="11"/>
        </w:numPr>
        <w:rPr>
          <w:rFonts w:ascii="Bahnschrift" w:hAnsi="Bahnschrift" w:cs="Times New Roman"/>
          <w:b/>
          <w:bCs/>
          <w:sz w:val="22"/>
          <w:szCs w:val="22"/>
          <w:u w:val="single"/>
          <w:lang w:val="en-US"/>
        </w:rPr>
      </w:pPr>
      <w:r>
        <w:rPr>
          <w:rFonts w:ascii="Bahnschrift" w:hAnsi="Bahnschrift" w:cs="Times New Roman"/>
          <w:sz w:val="22"/>
          <w:szCs w:val="22"/>
          <w:lang w:val="en-US"/>
        </w:rPr>
        <w:t>Made a high-level design consisting of control unit, memory unit, and inputs.</w:t>
      </w:r>
    </w:p>
    <w:p w14:paraId="3B95F4FE" w14:textId="0EF1F940" w:rsidR="00A01AA1" w:rsidRPr="00A01AA1" w:rsidRDefault="00A01AA1" w:rsidP="00A01AA1">
      <w:pPr>
        <w:pStyle w:val="ListParagraph"/>
        <w:numPr>
          <w:ilvl w:val="0"/>
          <w:numId w:val="11"/>
        </w:numPr>
        <w:rPr>
          <w:rFonts w:ascii="Bahnschrift" w:hAnsi="Bahnschrift" w:cs="Times New Roman"/>
          <w:b/>
          <w:bCs/>
          <w:sz w:val="22"/>
          <w:szCs w:val="22"/>
          <w:u w:val="single"/>
          <w:lang w:val="en-US"/>
        </w:rPr>
      </w:pPr>
      <w:r>
        <w:rPr>
          <w:rFonts w:ascii="Bahnschrift" w:hAnsi="Bahnschrift" w:cs="Times New Roman"/>
          <w:sz w:val="22"/>
          <w:szCs w:val="22"/>
          <w:lang w:val="en-US"/>
        </w:rPr>
        <w:lastRenderedPageBreak/>
        <w:t xml:space="preserve">Testing an ‘enable’ signal within the PE </w:t>
      </w:r>
      <w:r w:rsidR="00511B19">
        <w:rPr>
          <w:rFonts w:ascii="Bahnschrift" w:hAnsi="Bahnschrift" w:cs="Times New Roman"/>
          <w:sz w:val="22"/>
          <w:szCs w:val="22"/>
          <w:lang w:val="en-US"/>
        </w:rPr>
        <w:t>now</w:t>
      </w:r>
      <w:r>
        <w:rPr>
          <w:rFonts w:ascii="Bahnschrift" w:hAnsi="Bahnschrift" w:cs="Times New Roman"/>
          <w:sz w:val="22"/>
          <w:szCs w:val="22"/>
          <w:lang w:val="en-US"/>
        </w:rPr>
        <w:t>. In Future will be implemented in the control unit to activate certain PEs that are required instead of the entire systolic array.</w:t>
      </w:r>
    </w:p>
    <w:p w14:paraId="73930A25" w14:textId="482DC8FD" w:rsidR="00A01AA1" w:rsidRPr="000D10F8" w:rsidRDefault="00511B19" w:rsidP="00A01AA1">
      <w:pPr>
        <w:pStyle w:val="ListParagraph"/>
        <w:numPr>
          <w:ilvl w:val="0"/>
          <w:numId w:val="11"/>
        </w:numPr>
        <w:rPr>
          <w:rFonts w:ascii="Bahnschrift" w:hAnsi="Bahnschrift" w:cs="Times New Roman"/>
          <w:b/>
          <w:bCs/>
          <w:sz w:val="22"/>
          <w:szCs w:val="22"/>
          <w:u w:val="single"/>
          <w:lang w:val="en-US"/>
        </w:rPr>
      </w:pPr>
      <w:r>
        <w:rPr>
          <w:rFonts w:ascii="Bahnschrift" w:hAnsi="Bahnschrift" w:cs="Times New Roman"/>
          <w:sz w:val="22"/>
          <w:szCs w:val="22"/>
          <w:lang w:val="en-US"/>
        </w:rPr>
        <w:t>Considering looking into ways of handling PEs in 2D array structures.</w:t>
      </w:r>
    </w:p>
    <w:p w14:paraId="4A205389" w14:textId="77777777" w:rsidR="000D10F8" w:rsidRPr="000D10F8" w:rsidRDefault="000D10F8" w:rsidP="000D10F8">
      <w:pPr>
        <w:rPr>
          <w:rFonts w:ascii="Bahnschrift" w:hAnsi="Bahnschrift" w:cs="Times New Roman"/>
          <w:b/>
          <w:bCs/>
          <w:sz w:val="28"/>
          <w:szCs w:val="28"/>
          <w:u w:val="single"/>
        </w:rPr>
      </w:pPr>
      <w:r w:rsidRPr="000D10F8">
        <w:rPr>
          <w:rFonts w:ascii="Bahnschrift" w:hAnsi="Bahnschrift" w:cs="Times New Roman"/>
          <w:b/>
          <w:bCs/>
          <w:sz w:val="28"/>
          <w:szCs w:val="28"/>
          <w:u w:val="single"/>
        </w:rPr>
        <w:t>To-Do:</w:t>
      </w:r>
    </w:p>
    <w:p w14:paraId="67182081" w14:textId="77777777" w:rsidR="000D10F8" w:rsidRPr="000D10F8" w:rsidRDefault="000D10F8" w:rsidP="000D10F8">
      <w:pPr>
        <w:pStyle w:val="ListParagraph"/>
        <w:numPr>
          <w:ilvl w:val="0"/>
          <w:numId w:val="12"/>
        </w:numPr>
        <w:rPr>
          <w:rFonts w:ascii="Bahnschrift" w:hAnsi="Bahnschrift" w:cs="Times New Roman"/>
          <w:sz w:val="22"/>
          <w:szCs w:val="22"/>
        </w:rPr>
      </w:pPr>
    </w:p>
    <w:p w14:paraId="636AC571" w14:textId="77777777" w:rsidR="005E42DE" w:rsidRPr="005E42DE" w:rsidRDefault="005E42DE" w:rsidP="005E42DE">
      <w:pPr>
        <w:pStyle w:val="ListParagraph"/>
        <w:numPr>
          <w:ilvl w:val="0"/>
          <w:numId w:val="9"/>
        </w:numPr>
        <w:rPr>
          <w:rFonts w:ascii="Bahnschrift" w:hAnsi="Bahnschrift" w:cs="Times New Roman"/>
          <w:b/>
          <w:bCs/>
          <w:sz w:val="28"/>
          <w:szCs w:val="28"/>
          <w:u w:val="single"/>
        </w:rPr>
      </w:pPr>
    </w:p>
    <w:p w14:paraId="7AE8F806" w14:textId="23A3F13F" w:rsidR="005E42DE" w:rsidRPr="005E42DE" w:rsidRDefault="005E42DE" w:rsidP="005E42DE">
      <w:pPr>
        <w:ind w:left="360"/>
        <w:rPr>
          <w:rFonts w:ascii="Bahnschrift" w:hAnsi="Bahnschrift" w:cs="Times New Roman"/>
          <w:b/>
          <w:bCs/>
          <w:sz w:val="28"/>
          <w:szCs w:val="28"/>
          <w:u w:val="single"/>
        </w:rPr>
      </w:pPr>
      <w:r w:rsidRPr="005E42DE">
        <w:rPr>
          <w:rFonts w:ascii="Bahnschrift" w:hAnsi="Bahnschrift" w:cs="Times New Roman"/>
          <w:b/>
          <w:bCs/>
          <w:sz w:val="28"/>
          <w:szCs w:val="28"/>
          <w:u w:val="single"/>
        </w:rPr>
        <w:t>Deadline</w:t>
      </w:r>
    </w:p>
    <w:p w14:paraId="41AE8AFE" w14:textId="29834565" w:rsidR="005E42DE" w:rsidRPr="006D5F65" w:rsidRDefault="005E42DE" w:rsidP="00595C13">
      <w:pPr>
        <w:pStyle w:val="ListParagraph"/>
        <w:numPr>
          <w:ilvl w:val="0"/>
          <w:numId w:val="1"/>
        </w:numPr>
        <w:rPr>
          <w:rFonts w:ascii="Bahnschrift" w:hAnsi="Bahnschrift" w:cs="Times New Roman"/>
          <w:b/>
          <w:bCs/>
          <w:sz w:val="28"/>
          <w:szCs w:val="28"/>
          <w:u w:val="single"/>
          <w:lang w:val="en-US"/>
        </w:rPr>
      </w:pPr>
    </w:p>
    <w:p w14:paraId="6E93D715" w14:textId="634AFB1A" w:rsidR="4E0387EE" w:rsidRDefault="4E0387EE" w:rsidP="4E0387EE">
      <w:pPr>
        <w:rPr>
          <w:rFonts w:ascii="Bahnschrift" w:hAnsi="Bahnschrift" w:cs="Times New Roman"/>
          <w:b/>
          <w:bCs/>
          <w:u w:val="single"/>
          <w:lang w:val="en-US"/>
        </w:rPr>
      </w:pPr>
    </w:p>
    <w:p w14:paraId="778B1D4D" w14:textId="01DA52B3" w:rsidR="606AE6C3" w:rsidRDefault="606AE6C3" w:rsidP="4E0387EE">
      <w:pPr>
        <w:rPr>
          <w:rFonts w:ascii="Bahnschrift" w:hAnsi="Bahnschrift" w:cs="Times New Roman"/>
          <w:sz w:val="28"/>
          <w:szCs w:val="28"/>
        </w:rPr>
      </w:pPr>
      <w:r w:rsidRPr="4E0387EE">
        <w:rPr>
          <w:rFonts w:ascii="Bahnschrift" w:hAnsi="Bahnschrift" w:cs="Times New Roman"/>
          <w:b/>
          <w:bCs/>
          <w:sz w:val="28"/>
          <w:szCs w:val="28"/>
          <w:u w:val="single"/>
        </w:rPr>
        <w:t>Meeting Details:</w:t>
      </w:r>
      <w:r>
        <w:br/>
      </w:r>
      <w:r w:rsidRPr="4E0387EE">
        <w:rPr>
          <w:rFonts w:ascii="Bahnschrift" w:hAnsi="Bahnschrift" w:cs="Times New Roman"/>
        </w:rPr>
        <w:t>Date: 30/07/25</w:t>
      </w:r>
      <w:r>
        <w:br/>
      </w:r>
      <w:r w:rsidRPr="4E0387EE">
        <w:rPr>
          <w:rFonts w:ascii="Bahnschrift" w:hAnsi="Bahnschrift" w:cs="Times New Roman"/>
        </w:rPr>
        <w:t>Location: Online</w:t>
      </w:r>
      <w:r>
        <w:br/>
      </w:r>
      <w:r w:rsidRPr="4E0387EE">
        <w:rPr>
          <w:rFonts w:ascii="Bahnschrift" w:hAnsi="Bahnschrift" w:cs="Times New Roman"/>
        </w:rPr>
        <w:t>Minute Taker: Kristelle</w:t>
      </w:r>
      <w:r>
        <w:br/>
      </w:r>
      <w:r w:rsidRPr="4E0387EE">
        <w:rPr>
          <w:rFonts w:ascii="Bahnschrift" w:hAnsi="Bahnschrift" w:cs="Times New Roman"/>
        </w:rPr>
        <w:t>Members Present: Pratham, Kristelle</w:t>
      </w:r>
    </w:p>
    <w:p w14:paraId="1AE013F4" w14:textId="77777777" w:rsidR="606AE6C3" w:rsidRDefault="606AE6C3" w:rsidP="4E0387EE">
      <w:pPr>
        <w:rPr>
          <w:rFonts w:ascii="Bahnschrift" w:hAnsi="Bahnschrift" w:cs="Times New Roman"/>
          <w:b/>
          <w:bCs/>
          <w:sz w:val="28"/>
          <w:szCs w:val="28"/>
          <w:u w:val="single"/>
        </w:rPr>
      </w:pPr>
      <w:r w:rsidRPr="4E0387EE">
        <w:rPr>
          <w:rFonts w:ascii="Bahnschrift" w:hAnsi="Bahnschrift" w:cs="Times New Roman"/>
          <w:b/>
          <w:bCs/>
          <w:sz w:val="28"/>
          <w:szCs w:val="28"/>
          <w:u w:val="single"/>
        </w:rPr>
        <w:t>Meeting Agenda:</w:t>
      </w:r>
    </w:p>
    <w:p w14:paraId="67BEDE16" w14:textId="2C319A7F" w:rsidR="36F69925" w:rsidRDefault="36F69925" w:rsidP="4E0387EE">
      <w:pPr>
        <w:pStyle w:val="ListParagraph"/>
        <w:numPr>
          <w:ilvl w:val="0"/>
          <w:numId w:val="8"/>
        </w:numPr>
        <w:rPr>
          <w:rFonts w:ascii="Bahnschrift" w:hAnsi="Bahnschrift" w:cs="Times New Roman"/>
        </w:rPr>
      </w:pPr>
      <w:r w:rsidRPr="4E0387EE">
        <w:rPr>
          <w:rFonts w:ascii="Bahnschrift" w:hAnsi="Bahnschrift" w:cs="Times New Roman"/>
        </w:rPr>
        <w:t xml:space="preserve">Post-presentation meeting </w:t>
      </w:r>
    </w:p>
    <w:p w14:paraId="5C61404B" w14:textId="77777777" w:rsidR="4E0387EE" w:rsidRDefault="4E0387EE" w:rsidP="4E0387EE">
      <w:pPr>
        <w:pStyle w:val="ListParagraph"/>
        <w:rPr>
          <w:rFonts w:ascii="Bahnschrift" w:hAnsi="Bahnschrift" w:cs="Times New Roman"/>
          <w:b/>
          <w:bCs/>
          <w:sz w:val="28"/>
          <w:szCs w:val="28"/>
          <w:u w:val="single"/>
        </w:rPr>
      </w:pPr>
    </w:p>
    <w:p w14:paraId="38E3E07A" w14:textId="77777777" w:rsidR="606AE6C3" w:rsidRDefault="606AE6C3" w:rsidP="4E0387EE">
      <w:pPr>
        <w:pStyle w:val="ListParagraph"/>
        <w:rPr>
          <w:rFonts w:ascii="Bahnschrift" w:hAnsi="Bahnschrift" w:cs="Times New Roman"/>
          <w:b/>
          <w:bCs/>
          <w:sz w:val="28"/>
          <w:szCs w:val="28"/>
          <w:u w:val="single"/>
        </w:rPr>
      </w:pPr>
      <w:r w:rsidRPr="4E0387EE">
        <w:rPr>
          <w:rFonts w:ascii="Bahnschrift" w:hAnsi="Bahnschrift" w:cs="Times New Roman"/>
          <w:b/>
          <w:bCs/>
          <w:sz w:val="28"/>
          <w:szCs w:val="28"/>
          <w:u w:val="single"/>
        </w:rPr>
        <w:t>Recent Achievements:</w:t>
      </w:r>
    </w:p>
    <w:p w14:paraId="6218BBEF" w14:textId="5BC11C94" w:rsidR="607BE184" w:rsidRDefault="607BE184" w:rsidP="4E0387EE">
      <w:pPr>
        <w:pStyle w:val="ListParagraph"/>
        <w:numPr>
          <w:ilvl w:val="0"/>
          <w:numId w:val="3"/>
        </w:numPr>
        <w:rPr>
          <w:rFonts w:ascii="Bahnschrift" w:hAnsi="Bahnschrift" w:cs="Times New Roman"/>
        </w:rPr>
      </w:pPr>
      <w:r>
        <w:t>Presented!</w:t>
      </w:r>
      <w:r>
        <w:br/>
      </w:r>
    </w:p>
    <w:p w14:paraId="1368D34F" w14:textId="77777777" w:rsidR="606AE6C3" w:rsidRDefault="606AE6C3" w:rsidP="4E0387EE">
      <w:pPr>
        <w:rPr>
          <w:rFonts w:ascii="Bahnschrift" w:hAnsi="Bahnschrift" w:cs="Times New Roman"/>
          <w:b/>
          <w:bCs/>
          <w:sz w:val="28"/>
          <w:szCs w:val="28"/>
          <w:u w:val="single"/>
        </w:rPr>
      </w:pPr>
      <w:r w:rsidRPr="4E0387EE">
        <w:rPr>
          <w:rFonts w:ascii="Bahnschrift" w:hAnsi="Bahnschrift" w:cs="Times New Roman"/>
          <w:b/>
          <w:bCs/>
          <w:sz w:val="28"/>
          <w:szCs w:val="28"/>
          <w:u w:val="single"/>
        </w:rPr>
        <w:t>Meeting Discussions &amp; Outcomes:</w:t>
      </w:r>
    </w:p>
    <w:p w14:paraId="3355F862" w14:textId="243E7A13" w:rsidR="53647D3F" w:rsidRDefault="53647D3F" w:rsidP="4E0387EE">
      <w:pPr>
        <w:pStyle w:val="ListParagraph"/>
        <w:numPr>
          <w:ilvl w:val="0"/>
          <w:numId w:val="3"/>
        </w:numPr>
        <w:rPr>
          <w:rFonts w:ascii="Bahnschrift" w:hAnsi="Bahnschrift" w:cs="Times New Roman"/>
        </w:rPr>
      </w:pPr>
      <w:r w:rsidRPr="4E0387EE">
        <w:rPr>
          <w:rFonts w:ascii="Bahnschrift" w:hAnsi="Bahnschrift" w:cs="Times New Roman"/>
        </w:rPr>
        <w:t xml:space="preserve">Focus on sparsity </w:t>
      </w:r>
    </w:p>
    <w:p w14:paraId="4A9AFB87" w14:textId="716A7754" w:rsidR="53647D3F" w:rsidRDefault="53647D3F" w:rsidP="4E0387EE">
      <w:pPr>
        <w:pStyle w:val="ListParagraph"/>
        <w:numPr>
          <w:ilvl w:val="0"/>
          <w:numId w:val="3"/>
        </w:numPr>
        <w:rPr>
          <w:rFonts w:ascii="Bahnschrift" w:hAnsi="Bahnschrift" w:cs="Times New Roman"/>
        </w:rPr>
      </w:pPr>
      <w:r w:rsidRPr="4E0387EE">
        <w:rPr>
          <w:rFonts w:ascii="Bahnschrift" w:hAnsi="Bahnschrift" w:cs="Times New Roman"/>
        </w:rPr>
        <w:t xml:space="preserve">Ideally apply </w:t>
      </w:r>
      <w:proofErr w:type="spellStart"/>
      <w:r w:rsidRPr="4E0387EE">
        <w:rPr>
          <w:rFonts w:ascii="Bahnschrift" w:hAnsi="Bahnschrift" w:cs="Times New Roman"/>
        </w:rPr>
        <w:t>ReLU</w:t>
      </w:r>
      <w:proofErr w:type="spellEnd"/>
      <w:r w:rsidRPr="4E0387EE">
        <w:rPr>
          <w:rFonts w:ascii="Bahnschrift" w:hAnsi="Bahnschrift" w:cs="Times New Roman"/>
        </w:rPr>
        <w:t xml:space="preserve"> (supposed to do in training AND inference) </w:t>
      </w:r>
    </w:p>
    <w:p w14:paraId="270DBF44" w14:textId="1EE7D7A5" w:rsidR="0E25A7FF" w:rsidRDefault="0E25A7FF" w:rsidP="4E0387EE">
      <w:pPr>
        <w:pStyle w:val="ListParagraph"/>
        <w:numPr>
          <w:ilvl w:val="0"/>
          <w:numId w:val="3"/>
        </w:numPr>
        <w:rPr>
          <w:rFonts w:ascii="Bahnschrift" w:hAnsi="Bahnschrift" w:cs="Times New Roman"/>
        </w:rPr>
      </w:pPr>
      <w:r w:rsidRPr="4E0387EE">
        <w:rPr>
          <w:rFonts w:ascii="Bahnschrift" w:hAnsi="Bahnschrift" w:cs="Times New Roman"/>
        </w:rPr>
        <w:t>From Morteza after the presentation:</w:t>
      </w:r>
    </w:p>
    <w:p w14:paraId="17FEB15B" w14:textId="294B3E8C" w:rsidR="0E25A7FF" w:rsidRDefault="0E25A7FF" w:rsidP="4E0387EE">
      <w:pPr>
        <w:pStyle w:val="ListParagraph"/>
        <w:numPr>
          <w:ilvl w:val="1"/>
          <w:numId w:val="3"/>
        </w:numPr>
        <w:rPr>
          <w:rFonts w:ascii="Bahnschrift" w:hAnsi="Bahnschrift" w:cs="Times New Roman"/>
        </w:rPr>
      </w:pPr>
      <w:r w:rsidRPr="4E0387EE">
        <w:rPr>
          <w:rFonts w:ascii="Bahnschrift" w:hAnsi="Bahnschrift" w:cs="Times New Roman"/>
        </w:rPr>
        <w:t xml:space="preserve">We can take their </w:t>
      </w:r>
      <w:proofErr w:type="gramStart"/>
      <w:r w:rsidRPr="4E0387EE">
        <w:rPr>
          <w:rFonts w:ascii="Bahnschrift" w:hAnsi="Bahnschrift" w:cs="Times New Roman"/>
        </w:rPr>
        <w:t>FPGA</w:t>
      </w:r>
      <w:proofErr w:type="gramEnd"/>
      <w:r w:rsidRPr="4E0387EE">
        <w:rPr>
          <w:rFonts w:ascii="Bahnschrift" w:hAnsi="Bahnschrift" w:cs="Times New Roman"/>
        </w:rPr>
        <w:t xml:space="preserve"> and they can take our hardware accelerator </w:t>
      </w:r>
    </w:p>
    <w:p w14:paraId="450BD9DE" w14:textId="7F1FE390" w:rsidR="0E25A7FF" w:rsidRDefault="0E25A7FF" w:rsidP="4E0387EE">
      <w:pPr>
        <w:pStyle w:val="ListParagraph"/>
        <w:numPr>
          <w:ilvl w:val="1"/>
          <w:numId w:val="3"/>
        </w:numPr>
        <w:rPr>
          <w:rFonts w:ascii="Bahnschrift" w:hAnsi="Bahnschrift" w:cs="Times New Roman"/>
        </w:rPr>
      </w:pPr>
      <w:r w:rsidRPr="4E0387EE">
        <w:rPr>
          <w:rFonts w:ascii="Bahnschrift" w:hAnsi="Bahnschrift" w:cs="Times New Roman"/>
        </w:rPr>
        <w:t xml:space="preserve">If you have enough time then you can implement the NIOS part, otherwise, use Python where you can read the model from a script </w:t>
      </w:r>
    </w:p>
    <w:p w14:paraId="5D6397D8" w14:textId="5FF4B8AF" w:rsidR="4E0387EE" w:rsidRDefault="4E0387EE" w:rsidP="4E0387EE">
      <w:pPr>
        <w:pStyle w:val="ListParagraph"/>
        <w:numPr>
          <w:ilvl w:val="0"/>
          <w:numId w:val="3"/>
        </w:numPr>
        <w:rPr>
          <w:rFonts w:ascii="Bahnschrift" w:hAnsi="Bahnschrift" w:cs="Times New Roman"/>
        </w:rPr>
      </w:pPr>
    </w:p>
    <w:p w14:paraId="5E97AE68" w14:textId="77777777" w:rsidR="606AE6C3" w:rsidRDefault="606AE6C3" w:rsidP="4E0387EE">
      <w:pPr>
        <w:pStyle w:val="ListParagraph"/>
        <w:rPr>
          <w:rFonts w:ascii="Bahnschrift" w:hAnsi="Bahnschrift" w:cs="Times New Roman"/>
          <w:b/>
          <w:bCs/>
          <w:u w:val="single"/>
        </w:rPr>
      </w:pPr>
      <w:r w:rsidRPr="4E0387EE">
        <w:rPr>
          <w:rFonts w:ascii="Bahnschrift" w:hAnsi="Bahnschrift" w:cs="Times New Roman"/>
          <w:b/>
          <w:bCs/>
          <w:sz w:val="28"/>
          <w:szCs w:val="28"/>
          <w:u w:val="single"/>
        </w:rPr>
        <w:t>To-Do:</w:t>
      </w:r>
    </w:p>
    <w:p w14:paraId="0643EB9F" w14:textId="78FBF31A" w:rsidR="151A9837" w:rsidRDefault="151A9837" w:rsidP="4E0387EE">
      <w:pPr>
        <w:pStyle w:val="ListParagraph"/>
        <w:numPr>
          <w:ilvl w:val="0"/>
          <w:numId w:val="9"/>
        </w:numPr>
        <w:rPr>
          <w:rFonts w:ascii="Bahnschrift" w:hAnsi="Bahnschrift" w:cs="Times New Roman"/>
        </w:rPr>
      </w:pPr>
      <w:r w:rsidRPr="4E0387EE">
        <w:rPr>
          <w:rFonts w:ascii="Bahnschrift" w:hAnsi="Bahnschrift" w:cs="Times New Roman"/>
        </w:rPr>
        <w:t xml:space="preserve">Can we assume we know the sparsity of the weight matrix? </w:t>
      </w:r>
    </w:p>
    <w:p w14:paraId="7C3A6F61" w14:textId="747FE41A" w:rsidR="2CB99707" w:rsidRDefault="2CB99707" w:rsidP="4E0387EE">
      <w:pPr>
        <w:pStyle w:val="ListParagraph"/>
        <w:numPr>
          <w:ilvl w:val="0"/>
          <w:numId w:val="9"/>
        </w:numPr>
        <w:rPr>
          <w:rFonts w:ascii="Bahnschrift" w:hAnsi="Bahnschrift" w:cs="Times New Roman"/>
        </w:rPr>
      </w:pPr>
      <w:r w:rsidRPr="4E0387EE">
        <w:rPr>
          <w:rFonts w:ascii="Bahnschrift" w:hAnsi="Bahnschrift" w:cs="Times New Roman"/>
        </w:rPr>
        <w:t xml:space="preserve">Why do we apply </w:t>
      </w:r>
      <w:proofErr w:type="spellStart"/>
      <w:r w:rsidRPr="4E0387EE">
        <w:rPr>
          <w:rFonts w:ascii="Bahnschrift" w:hAnsi="Bahnschrift" w:cs="Times New Roman"/>
        </w:rPr>
        <w:t>ReLU</w:t>
      </w:r>
      <w:proofErr w:type="spellEnd"/>
      <w:r w:rsidRPr="4E0387EE">
        <w:rPr>
          <w:rFonts w:ascii="Bahnschrift" w:hAnsi="Bahnschrift" w:cs="Times New Roman"/>
        </w:rPr>
        <w:t xml:space="preserve"> algorithm during inference if it’s already during training?</w:t>
      </w:r>
    </w:p>
    <w:p w14:paraId="1876C5B1" w14:textId="4687B640" w:rsidR="2D8845C4" w:rsidRDefault="2D8845C4" w:rsidP="4E0387EE">
      <w:pPr>
        <w:pStyle w:val="ListParagraph"/>
        <w:numPr>
          <w:ilvl w:val="0"/>
          <w:numId w:val="9"/>
        </w:numPr>
        <w:rPr>
          <w:rFonts w:ascii="Bahnschrift" w:hAnsi="Bahnschrift" w:cs="Times New Roman"/>
        </w:rPr>
      </w:pPr>
      <w:r w:rsidRPr="4E0387EE">
        <w:rPr>
          <w:rFonts w:ascii="Bahnschrift" w:hAnsi="Bahnschrift" w:cs="Times New Roman"/>
        </w:rPr>
        <w:t xml:space="preserve">Kristelle check 302 </w:t>
      </w:r>
      <w:proofErr w:type="gramStart"/>
      <w:r w:rsidR="70C99757" w:rsidRPr="4E0387EE">
        <w:rPr>
          <w:rFonts w:ascii="Bahnschrift" w:hAnsi="Bahnschrift" w:cs="Times New Roman"/>
        </w:rPr>
        <w:t>project</w:t>
      </w:r>
      <w:proofErr w:type="gramEnd"/>
      <w:r w:rsidRPr="4E0387EE">
        <w:rPr>
          <w:rFonts w:ascii="Bahnschrift" w:hAnsi="Bahnschrift" w:cs="Times New Roman"/>
        </w:rPr>
        <w:t xml:space="preserve"> for how ML was used for Python </w:t>
      </w:r>
    </w:p>
    <w:p w14:paraId="1D3BFFF1" w14:textId="2DBAF945" w:rsidR="09E67CC2" w:rsidRDefault="09E67CC2" w:rsidP="4E0387EE">
      <w:pPr>
        <w:pStyle w:val="ListParagraph"/>
        <w:numPr>
          <w:ilvl w:val="0"/>
          <w:numId w:val="9"/>
        </w:numPr>
        <w:rPr>
          <w:rFonts w:ascii="Bahnschrift" w:hAnsi="Bahnschrift" w:cs="Times New Roman"/>
        </w:rPr>
      </w:pPr>
      <w:r w:rsidRPr="4E0387EE">
        <w:rPr>
          <w:rFonts w:ascii="Bahnschrift" w:hAnsi="Bahnschrift" w:cs="Times New Roman"/>
        </w:rPr>
        <w:t>How are we going to load the ML to the hardware accelerator?</w:t>
      </w:r>
    </w:p>
    <w:p w14:paraId="444B4B87" w14:textId="23A3F13F" w:rsidR="606AE6C3" w:rsidRDefault="606AE6C3" w:rsidP="4E0387EE">
      <w:pPr>
        <w:ind w:left="360"/>
        <w:rPr>
          <w:rFonts w:ascii="Bahnschrift" w:hAnsi="Bahnschrift" w:cs="Times New Roman"/>
          <w:b/>
          <w:bCs/>
          <w:sz w:val="28"/>
          <w:szCs w:val="28"/>
          <w:u w:val="single"/>
        </w:rPr>
      </w:pPr>
      <w:r w:rsidRPr="4E0387EE">
        <w:rPr>
          <w:rFonts w:ascii="Bahnschrift" w:hAnsi="Bahnschrift" w:cs="Times New Roman"/>
          <w:b/>
          <w:bCs/>
          <w:sz w:val="28"/>
          <w:szCs w:val="28"/>
          <w:u w:val="single"/>
        </w:rPr>
        <w:t>Deadline</w:t>
      </w:r>
    </w:p>
    <w:p w14:paraId="3001F13D" w14:textId="4CD68E33" w:rsidR="0EC777EC" w:rsidRDefault="0EC777EC" w:rsidP="4E0387EE">
      <w:pPr>
        <w:pStyle w:val="ListParagraph"/>
        <w:numPr>
          <w:ilvl w:val="0"/>
          <w:numId w:val="13"/>
        </w:numPr>
        <w:rPr>
          <w:rFonts w:ascii="Bahnschrift" w:hAnsi="Bahnschrift" w:cs="Times New Roman"/>
          <w:lang w:val="en-US"/>
        </w:rPr>
      </w:pPr>
      <w:r w:rsidRPr="4E0387EE">
        <w:rPr>
          <w:rFonts w:ascii="Bahnschrift" w:hAnsi="Bahnschrift" w:cs="Times New Roman"/>
          <w:lang w:val="en-US"/>
        </w:rPr>
        <w:t xml:space="preserve">End of Week </w:t>
      </w:r>
      <w:r w:rsidR="2985C9F2" w:rsidRPr="4E0387EE">
        <w:rPr>
          <w:rFonts w:ascii="Bahnschrift" w:hAnsi="Bahnschrift" w:cs="Times New Roman"/>
          <w:lang w:val="en-US"/>
        </w:rPr>
        <w:t>2</w:t>
      </w:r>
      <w:r w:rsidRPr="4E0387EE">
        <w:rPr>
          <w:rFonts w:ascii="Bahnschrift" w:hAnsi="Bahnschrift" w:cs="Times New Roman"/>
          <w:lang w:val="en-US"/>
        </w:rPr>
        <w:t>: implement a sparsity handler that will compress the matrix (takes care of the activation</w:t>
      </w:r>
      <w:r w:rsidR="1693B33F" w:rsidRPr="4E0387EE">
        <w:rPr>
          <w:rFonts w:ascii="Bahnschrift" w:hAnsi="Bahnschrift" w:cs="Times New Roman"/>
          <w:lang w:val="en-US"/>
        </w:rPr>
        <w:t>/data</w:t>
      </w:r>
      <w:r w:rsidRPr="4E0387EE">
        <w:rPr>
          <w:rFonts w:ascii="Bahnschrift" w:hAnsi="Bahnschrift" w:cs="Times New Roman"/>
          <w:lang w:val="en-US"/>
        </w:rPr>
        <w:t xml:space="preserve"> matrix)</w:t>
      </w:r>
      <w:r w:rsidR="5028FB41" w:rsidRPr="4E0387EE">
        <w:rPr>
          <w:rFonts w:ascii="Bahnschrift" w:hAnsi="Bahnschrift" w:cs="Times New Roman"/>
          <w:lang w:val="en-US"/>
        </w:rPr>
        <w:t xml:space="preserve"> - </w:t>
      </w:r>
      <w:proofErr w:type="spellStart"/>
      <w:r w:rsidR="166568ED" w:rsidRPr="4E0387EE">
        <w:rPr>
          <w:rFonts w:ascii="Bahnschrift" w:hAnsi="Bahnschrift" w:cs="Times New Roman"/>
          <w:lang w:val="en-US"/>
        </w:rPr>
        <w:t>Prathan</w:t>
      </w:r>
      <w:proofErr w:type="spellEnd"/>
    </w:p>
    <w:p w14:paraId="70160DC0" w14:textId="413F1A7C" w:rsidR="5028FB41" w:rsidRDefault="5028FB41" w:rsidP="4E0387EE">
      <w:pPr>
        <w:pStyle w:val="ListParagraph"/>
        <w:numPr>
          <w:ilvl w:val="0"/>
          <w:numId w:val="13"/>
        </w:numPr>
        <w:rPr>
          <w:rFonts w:ascii="Bahnschrift" w:hAnsi="Bahnschrift" w:cs="Times New Roman"/>
          <w:lang w:val="en-US"/>
        </w:rPr>
      </w:pPr>
      <w:r w:rsidRPr="4E0387EE">
        <w:rPr>
          <w:rFonts w:ascii="Bahnschrift" w:hAnsi="Bahnschrift" w:cs="Times New Roman"/>
          <w:lang w:val="en-US"/>
        </w:rPr>
        <w:lastRenderedPageBreak/>
        <w:t xml:space="preserve">End of Week </w:t>
      </w:r>
      <w:r w:rsidR="08BA8E69" w:rsidRPr="4E0387EE">
        <w:rPr>
          <w:rFonts w:ascii="Bahnschrift" w:hAnsi="Bahnschrift" w:cs="Times New Roman"/>
          <w:lang w:val="en-US"/>
        </w:rPr>
        <w:t>2</w:t>
      </w:r>
      <w:r w:rsidRPr="4E0387EE">
        <w:rPr>
          <w:rFonts w:ascii="Bahnschrift" w:hAnsi="Bahnschrift" w:cs="Times New Roman"/>
          <w:lang w:val="en-US"/>
        </w:rPr>
        <w:t xml:space="preserve">: </w:t>
      </w:r>
      <w:r w:rsidR="705AAF05" w:rsidRPr="4E0387EE">
        <w:rPr>
          <w:rFonts w:ascii="Bahnschrift" w:hAnsi="Bahnschrift" w:cs="Times New Roman"/>
          <w:lang w:val="en-US"/>
        </w:rPr>
        <w:t>implement a pruning technique for the weight matrix – Kristelle</w:t>
      </w:r>
    </w:p>
    <w:p w14:paraId="7BCBD932" w14:textId="3B19E8C7" w:rsidR="705AAF05" w:rsidRDefault="705AAF05" w:rsidP="4E0387EE">
      <w:pPr>
        <w:pStyle w:val="ListParagraph"/>
        <w:numPr>
          <w:ilvl w:val="0"/>
          <w:numId w:val="13"/>
        </w:numPr>
        <w:rPr>
          <w:rFonts w:ascii="Bahnschrift" w:hAnsi="Bahnschrift" w:cs="Times New Roman"/>
          <w:lang w:val="en-US"/>
        </w:rPr>
      </w:pPr>
      <w:r w:rsidRPr="4E0387EE">
        <w:rPr>
          <w:rFonts w:ascii="Bahnschrift" w:hAnsi="Bahnschrift" w:cs="Times New Roman"/>
          <w:lang w:val="en-US"/>
        </w:rPr>
        <w:t>End of Week</w:t>
      </w:r>
      <w:r w:rsidR="740C178B" w:rsidRPr="4E0387EE">
        <w:rPr>
          <w:rFonts w:ascii="Bahnschrift" w:hAnsi="Bahnschrift" w:cs="Times New Roman"/>
          <w:lang w:val="en-US"/>
        </w:rPr>
        <w:t xml:space="preserve"> 1: Kristelle </w:t>
      </w:r>
      <w:proofErr w:type="gramStart"/>
      <w:r w:rsidR="740C178B" w:rsidRPr="4E0387EE">
        <w:rPr>
          <w:rFonts w:ascii="Bahnschrift" w:hAnsi="Bahnschrift" w:cs="Times New Roman"/>
          <w:lang w:val="en-US"/>
        </w:rPr>
        <w:t>look into</w:t>
      </w:r>
      <w:proofErr w:type="gramEnd"/>
      <w:r w:rsidR="740C178B" w:rsidRPr="4E0387EE">
        <w:rPr>
          <w:rFonts w:ascii="Bahnschrift" w:hAnsi="Bahnschrift" w:cs="Times New Roman"/>
          <w:lang w:val="en-US"/>
        </w:rPr>
        <w:t xml:space="preserve"> the Python ML stuff from 302 </w:t>
      </w:r>
    </w:p>
    <w:p w14:paraId="22FEC50F" w14:textId="60C6C419" w:rsidR="00E85F27" w:rsidRDefault="00E85F27" w:rsidP="00E85F27">
      <w:pPr>
        <w:rPr>
          <w:rFonts w:ascii="Bahnschrift" w:hAnsi="Bahnschrift" w:cs="Times New Roman"/>
          <w:lang w:val="en-US"/>
        </w:rPr>
      </w:pPr>
      <w:r>
        <w:rPr>
          <w:rFonts w:ascii="Bahnschrift" w:hAnsi="Bahnschrift" w:cs="Times New Roman"/>
          <w:lang w:val="en-US"/>
        </w:rPr>
        <w:br/>
      </w:r>
    </w:p>
    <w:p w14:paraId="5F1DB94D" w14:textId="36D850DB" w:rsidR="00E85F27" w:rsidRDefault="00E85F27" w:rsidP="00E85F27">
      <w:pPr>
        <w:rPr>
          <w:rFonts w:ascii="Bahnschrift" w:hAnsi="Bahnschrift" w:cs="Times New Roman"/>
          <w:b/>
          <w:bCs/>
          <w:sz w:val="28"/>
          <w:szCs w:val="28"/>
          <w:u w:val="single"/>
        </w:rPr>
      </w:pPr>
      <w:r>
        <w:rPr>
          <w:rFonts w:ascii="Bahnschrift" w:hAnsi="Bahnschrift" w:cs="Times New Roman"/>
          <w:lang w:val="en-US"/>
        </w:rPr>
        <w:br w:type="page"/>
      </w:r>
    </w:p>
    <w:p w14:paraId="125A96DE" w14:textId="77777777" w:rsidR="00E85F27" w:rsidRDefault="00E85F27" w:rsidP="00E85F27">
      <w:pPr>
        <w:rPr>
          <w:rFonts w:ascii="Bahnschrift" w:hAnsi="Bahnschrift" w:cs="Times New Roman"/>
          <w:sz w:val="28"/>
          <w:szCs w:val="28"/>
        </w:rPr>
      </w:pPr>
      <w:r w:rsidRPr="4E0387EE">
        <w:rPr>
          <w:rFonts w:ascii="Bahnschrift" w:hAnsi="Bahnschrift" w:cs="Times New Roman"/>
          <w:b/>
          <w:bCs/>
          <w:sz w:val="28"/>
          <w:szCs w:val="28"/>
          <w:u w:val="single"/>
        </w:rPr>
        <w:lastRenderedPageBreak/>
        <w:t>Meeting Details:</w:t>
      </w:r>
      <w:r>
        <w:br/>
      </w:r>
      <w:r w:rsidRPr="4E0387EE">
        <w:rPr>
          <w:rFonts w:ascii="Bahnschrift" w:hAnsi="Bahnschrift" w:cs="Times New Roman"/>
        </w:rPr>
        <w:t>Date: 30/07/25</w:t>
      </w:r>
      <w:r>
        <w:br/>
      </w:r>
      <w:r w:rsidRPr="4E0387EE">
        <w:rPr>
          <w:rFonts w:ascii="Bahnschrift" w:hAnsi="Bahnschrift" w:cs="Times New Roman"/>
        </w:rPr>
        <w:t>Location: Online</w:t>
      </w:r>
      <w:r>
        <w:br/>
      </w:r>
      <w:r w:rsidRPr="4E0387EE">
        <w:rPr>
          <w:rFonts w:ascii="Bahnschrift" w:hAnsi="Bahnschrift" w:cs="Times New Roman"/>
        </w:rPr>
        <w:t>Minute Taker: Kristelle</w:t>
      </w:r>
      <w:r>
        <w:br/>
      </w:r>
      <w:r w:rsidRPr="4E0387EE">
        <w:rPr>
          <w:rFonts w:ascii="Bahnschrift" w:hAnsi="Bahnschrift" w:cs="Times New Roman"/>
        </w:rPr>
        <w:t>Members Present: Pratham, Kristelle</w:t>
      </w:r>
    </w:p>
    <w:p w14:paraId="385A7899" w14:textId="77777777" w:rsidR="00E85F27" w:rsidRDefault="00E85F27" w:rsidP="00E85F27">
      <w:pPr>
        <w:rPr>
          <w:rFonts w:ascii="Bahnschrift" w:hAnsi="Bahnschrift" w:cs="Times New Roman"/>
          <w:b/>
          <w:bCs/>
          <w:sz w:val="28"/>
          <w:szCs w:val="28"/>
          <w:u w:val="single"/>
        </w:rPr>
      </w:pPr>
      <w:r w:rsidRPr="4E0387EE">
        <w:rPr>
          <w:rFonts w:ascii="Bahnschrift" w:hAnsi="Bahnschrift" w:cs="Times New Roman"/>
          <w:b/>
          <w:bCs/>
          <w:sz w:val="28"/>
          <w:szCs w:val="28"/>
          <w:u w:val="single"/>
        </w:rPr>
        <w:t>Meeting Agenda:</w:t>
      </w:r>
    </w:p>
    <w:p w14:paraId="01D15709" w14:textId="77777777" w:rsidR="00E85F27" w:rsidRDefault="00E85F27" w:rsidP="00E85F27">
      <w:pPr>
        <w:pStyle w:val="ListParagraph"/>
        <w:numPr>
          <w:ilvl w:val="0"/>
          <w:numId w:val="8"/>
        </w:numPr>
        <w:rPr>
          <w:rFonts w:ascii="Bahnschrift" w:hAnsi="Bahnschrift" w:cs="Times New Roman"/>
        </w:rPr>
      </w:pPr>
      <w:r w:rsidRPr="4E0387EE">
        <w:rPr>
          <w:rFonts w:ascii="Bahnschrift" w:hAnsi="Bahnschrift" w:cs="Times New Roman"/>
        </w:rPr>
        <w:t xml:space="preserve">Catch up with Morteza </w:t>
      </w:r>
    </w:p>
    <w:p w14:paraId="57049264" w14:textId="77777777" w:rsidR="00E85F27" w:rsidRDefault="00E85F27" w:rsidP="00E85F27">
      <w:pPr>
        <w:pStyle w:val="ListParagraph"/>
        <w:rPr>
          <w:rFonts w:ascii="Bahnschrift" w:hAnsi="Bahnschrift" w:cs="Times New Roman"/>
          <w:b/>
          <w:bCs/>
          <w:sz w:val="28"/>
          <w:szCs w:val="28"/>
          <w:u w:val="single"/>
        </w:rPr>
      </w:pPr>
    </w:p>
    <w:p w14:paraId="6570E0EB" w14:textId="77777777" w:rsidR="00E85F27" w:rsidRDefault="00E85F27" w:rsidP="00E85F27">
      <w:pPr>
        <w:pStyle w:val="ListParagraph"/>
        <w:rPr>
          <w:rFonts w:ascii="Bahnschrift" w:hAnsi="Bahnschrift" w:cs="Times New Roman"/>
          <w:b/>
          <w:bCs/>
          <w:sz w:val="28"/>
          <w:szCs w:val="28"/>
          <w:u w:val="single"/>
        </w:rPr>
      </w:pPr>
      <w:r w:rsidRPr="4E0387EE">
        <w:rPr>
          <w:rFonts w:ascii="Bahnschrift" w:hAnsi="Bahnschrift" w:cs="Times New Roman"/>
          <w:b/>
          <w:bCs/>
          <w:sz w:val="28"/>
          <w:szCs w:val="28"/>
          <w:u w:val="single"/>
        </w:rPr>
        <w:t>Recent Achievements:</w:t>
      </w:r>
    </w:p>
    <w:p w14:paraId="36717901" w14:textId="77777777" w:rsidR="00E85F27" w:rsidRDefault="00E85F27" w:rsidP="00E85F27">
      <w:pPr>
        <w:pStyle w:val="ListParagraph"/>
        <w:numPr>
          <w:ilvl w:val="0"/>
          <w:numId w:val="3"/>
        </w:numPr>
        <w:rPr>
          <w:rFonts w:ascii="Bahnschrift" w:hAnsi="Bahnschrift" w:cs="Times New Roman"/>
        </w:rPr>
      </w:pPr>
      <w:r>
        <w:br/>
      </w:r>
    </w:p>
    <w:p w14:paraId="3A3BE8D7" w14:textId="77777777" w:rsidR="00E85F27" w:rsidRDefault="00E85F27" w:rsidP="00E85F27">
      <w:pPr>
        <w:rPr>
          <w:rFonts w:ascii="Bahnschrift" w:hAnsi="Bahnschrift" w:cs="Times New Roman"/>
          <w:b/>
          <w:bCs/>
          <w:sz w:val="28"/>
          <w:szCs w:val="28"/>
          <w:u w:val="single"/>
        </w:rPr>
      </w:pPr>
      <w:r w:rsidRPr="4E0387EE">
        <w:rPr>
          <w:rFonts w:ascii="Bahnschrift" w:hAnsi="Bahnschrift" w:cs="Times New Roman"/>
          <w:b/>
          <w:bCs/>
          <w:sz w:val="28"/>
          <w:szCs w:val="28"/>
          <w:u w:val="single"/>
        </w:rPr>
        <w:t>Meeting Discussions &amp; Outcomes:</w:t>
      </w:r>
    </w:p>
    <w:p w14:paraId="276052E7" w14:textId="573DE41E" w:rsidR="00E85F27" w:rsidRDefault="00AF126E" w:rsidP="00E85F27">
      <w:pPr>
        <w:pStyle w:val="ListParagraph"/>
        <w:numPr>
          <w:ilvl w:val="0"/>
          <w:numId w:val="3"/>
        </w:numPr>
        <w:rPr>
          <w:rFonts w:ascii="Bahnschrift" w:hAnsi="Bahnschrift" w:cs="Times New Roman"/>
        </w:rPr>
      </w:pPr>
      <w:r>
        <w:rPr>
          <w:rFonts w:ascii="Bahnschrift" w:hAnsi="Bahnschrift" w:cs="Times New Roman"/>
        </w:rPr>
        <w:t>Morteza recommends a paper for sparsity (can’t remember but will share soon)</w:t>
      </w:r>
    </w:p>
    <w:p w14:paraId="2C688902" w14:textId="24007C6F" w:rsidR="006417D5" w:rsidRDefault="006417D5" w:rsidP="00E85F27">
      <w:pPr>
        <w:pStyle w:val="ListParagraph"/>
        <w:numPr>
          <w:ilvl w:val="0"/>
          <w:numId w:val="3"/>
        </w:numPr>
        <w:rPr>
          <w:rFonts w:ascii="Bahnschrift" w:hAnsi="Bahnschrift" w:cs="Times New Roman"/>
        </w:rPr>
      </w:pPr>
      <w:r>
        <w:rPr>
          <w:rFonts w:ascii="Bahnschrift" w:hAnsi="Bahnschrift" w:cs="Times New Roman"/>
        </w:rPr>
        <w:t xml:space="preserve">Focus on optimisation for hardware, look at software processing </w:t>
      </w:r>
      <w:r w:rsidR="00647E4B">
        <w:rPr>
          <w:rFonts w:ascii="Bahnschrift" w:hAnsi="Bahnschrift" w:cs="Times New Roman"/>
        </w:rPr>
        <w:t>near the end.</w:t>
      </w:r>
    </w:p>
    <w:p w14:paraId="73E5E110" w14:textId="70E3FA29" w:rsidR="00647E4B" w:rsidRDefault="00B86BD3" w:rsidP="00E85F27">
      <w:pPr>
        <w:pStyle w:val="ListParagraph"/>
        <w:numPr>
          <w:ilvl w:val="0"/>
          <w:numId w:val="3"/>
        </w:numPr>
        <w:rPr>
          <w:rFonts w:ascii="Bahnschrift" w:hAnsi="Bahnschrift" w:cs="Times New Roman"/>
        </w:rPr>
      </w:pPr>
      <w:r>
        <w:rPr>
          <w:rFonts w:ascii="Bahnschrift" w:hAnsi="Bahnschrift" w:cs="Times New Roman"/>
        </w:rPr>
        <w:t>Look at the timing analyser</w:t>
      </w:r>
      <w:r w:rsidR="008E2E54">
        <w:rPr>
          <w:rFonts w:ascii="Bahnschrift" w:hAnsi="Bahnschrift" w:cs="Times New Roman"/>
        </w:rPr>
        <w:t xml:space="preserve"> and not just count that its matching 2N-1 latency (more towards </w:t>
      </w:r>
      <w:proofErr w:type="spellStart"/>
      <w:r w:rsidR="008E2E54">
        <w:rPr>
          <w:rFonts w:ascii="Bahnschrift" w:hAnsi="Bahnschrift" w:cs="Times New Roman"/>
        </w:rPr>
        <w:t>james</w:t>
      </w:r>
      <w:proofErr w:type="spellEnd"/>
      <w:r w:rsidR="008E2E54">
        <w:rPr>
          <w:rFonts w:ascii="Bahnschrift" w:hAnsi="Bahnschrift" w:cs="Times New Roman"/>
        </w:rPr>
        <w:t>)</w:t>
      </w:r>
    </w:p>
    <w:p w14:paraId="3FD52B4C" w14:textId="1A8B456B" w:rsidR="00573511" w:rsidRDefault="00092371" w:rsidP="00573511">
      <w:pPr>
        <w:pStyle w:val="ListParagraph"/>
        <w:numPr>
          <w:ilvl w:val="0"/>
          <w:numId w:val="3"/>
        </w:numPr>
        <w:rPr>
          <w:rFonts w:ascii="Bahnschrift" w:hAnsi="Bahnschrift" w:cs="Times New Roman"/>
        </w:rPr>
      </w:pPr>
      <w:r>
        <w:rPr>
          <w:rFonts w:ascii="Bahnschrift" w:hAnsi="Bahnschrift" w:cs="Times New Roman"/>
        </w:rPr>
        <w:t>Pratham and Kristelle can work on the hardware itself</w:t>
      </w:r>
      <w:r w:rsidR="00573511">
        <w:rPr>
          <w:rFonts w:ascii="Bahnschrift" w:hAnsi="Bahnschrift" w:cs="Times New Roman"/>
        </w:rPr>
        <w:t>, with systolic array and handling sparsity.</w:t>
      </w:r>
    </w:p>
    <w:p w14:paraId="1D1475F7" w14:textId="7EA43877" w:rsidR="00C42A50" w:rsidRDefault="00C42A50" w:rsidP="00573511">
      <w:pPr>
        <w:pStyle w:val="ListParagraph"/>
        <w:numPr>
          <w:ilvl w:val="0"/>
          <w:numId w:val="3"/>
        </w:numPr>
        <w:rPr>
          <w:rFonts w:ascii="Bahnschrift" w:hAnsi="Bahnschrift" w:cs="Times New Roman"/>
        </w:rPr>
      </w:pPr>
      <w:r>
        <w:rPr>
          <w:rFonts w:ascii="Bahnschrift" w:hAnsi="Bahnschrift" w:cs="Times New Roman"/>
        </w:rPr>
        <w:t>Try not to be dependent on each other which can affect either group.</w:t>
      </w:r>
    </w:p>
    <w:p w14:paraId="7ADC4A43" w14:textId="253274EE" w:rsidR="00B8484A" w:rsidRDefault="00B8484A" w:rsidP="00573511">
      <w:pPr>
        <w:pStyle w:val="ListParagraph"/>
        <w:numPr>
          <w:ilvl w:val="0"/>
          <w:numId w:val="3"/>
        </w:numPr>
        <w:rPr>
          <w:rFonts w:ascii="Bahnschrift" w:hAnsi="Bahnschrift" w:cs="Times New Roman"/>
        </w:rPr>
      </w:pPr>
      <w:r>
        <w:rPr>
          <w:rFonts w:ascii="Bahnschrift" w:hAnsi="Bahnschrift" w:cs="Times New Roman"/>
        </w:rPr>
        <w:t xml:space="preserve">Morteza told </w:t>
      </w:r>
      <w:proofErr w:type="spellStart"/>
      <w:r>
        <w:rPr>
          <w:rFonts w:ascii="Bahnschrift" w:hAnsi="Bahnschrift" w:cs="Times New Roman"/>
        </w:rPr>
        <w:t>james</w:t>
      </w:r>
      <w:proofErr w:type="spellEnd"/>
      <w:r>
        <w:rPr>
          <w:rFonts w:ascii="Bahnschrift" w:hAnsi="Bahnschrift" w:cs="Times New Roman"/>
        </w:rPr>
        <w:t xml:space="preserve"> to do vector processing and matrix processing but </w:t>
      </w:r>
      <w:proofErr w:type="spellStart"/>
      <w:r>
        <w:rPr>
          <w:rFonts w:ascii="Bahnschrift" w:hAnsi="Bahnschrift" w:cs="Times New Roman"/>
        </w:rPr>
        <w:t>james</w:t>
      </w:r>
      <w:proofErr w:type="spellEnd"/>
      <w:r>
        <w:rPr>
          <w:rFonts w:ascii="Bahnschrift" w:hAnsi="Bahnschrift" w:cs="Times New Roman"/>
        </w:rPr>
        <w:t xml:space="preserve"> did systolic array.</w:t>
      </w:r>
    </w:p>
    <w:p w14:paraId="761EE0FB" w14:textId="6C7D1D5F" w:rsidR="005A1175" w:rsidRDefault="005A1175" w:rsidP="00573511">
      <w:pPr>
        <w:pStyle w:val="ListParagraph"/>
        <w:numPr>
          <w:ilvl w:val="0"/>
          <w:numId w:val="3"/>
        </w:numPr>
        <w:rPr>
          <w:rFonts w:ascii="Bahnschrift" w:hAnsi="Bahnschrift" w:cs="Times New Roman"/>
        </w:rPr>
      </w:pPr>
      <w:r>
        <w:rPr>
          <w:rFonts w:ascii="Bahnschrift" w:hAnsi="Bahnschrift" w:cs="Times New Roman"/>
        </w:rPr>
        <w:t>If you do work together</w:t>
      </w:r>
      <w:r w:rsidR="00C565C7">
        <w:rPr>
          <w:rFonts w:ascii="Bahnschrift" w:hAnsi="Bahnschrift" w:cs="Times New Roman"/>
        </w:rPr>
        <w:t xml:space="preserve">, do reference </w:t>
      </w:r>
      <w:proofErr w:type="spellStart"/>
      <w:r w:rsidR="00C565C7">
        <w:rPr>
          <w:rFonts w:ascii="Bahnschrift" w:hAnsi="Bahnschrift" w:cs="Times New Roman"/>
        </w:rPr>
        <w:t>each others</w:t>
      </w:r>
      <w:proofErr w:type="spellEnd"/>
      <w:r w:rsidR="00C565C7">
        <w:rPr>
          <w:rFonts w:ascii="Bahnschrift" w:hAnsi="Bahnschrift" w:cs="Times New Roman"/>
        </w:rPr>
        <w:t xml:space="preserve"> work</w:t>
      </w:r>
    </w:p>
    <w:p w14:paraId="33B71C71" w14:textId="77777777" w:rsidR="008C3AED" w:rsidRPr="00573511" w:rsidRDefault="008C3AED" w:rsidP="00573511">
      <w:pPr>
        <w:pStyle w:val="ListParagraph"/>
        <w:numPr>
          <w:ilvl w:val="0"/>
          <w:numId w:val="3"/>
        </w:numPr>
        <w:rPr>
          <w:rFonts w:ascii="Bahnschrift" w:hAnsi="Bahnschrift" w:cs="Times New Roman"/>
        </w:rPr>
      </w:pPr>
    </w:p>
    <w:p w14:paraId="355936BE" w14:textId="77777777" w:rsidR="00E85F27" w:rsidRDefault="00E85F27" w:rsidP="00E85F27">
      <w:pPr>
        <w:pStyle w:val="ListParagraph"/>
        <w:rPr>
          <w:rFonts w:ascii="Bahnschrift" w:hAnsi="Bahnschrift" w:cs="Times New Roman"/>
          <w:b/>
          <w:bCs/>
          <w:u w:val="single"/>
        </w:rPr>
      </w:pPr>
      <w:r w:rsidRPr="4E0387EE">
        <w:rPr>
          <w:rFonts w:ascii="Bahnschrift" w:hAnsi="Bahnschrift" w:cs="Times New Roman"/>
          <w:b/>
          <w:bCs/>
          <w:sz w:val="28"/>
          <w:szCs w:val="28"/>
          <w:u w:val="single"/>
        </w:rPr>
        <w:t>To-Do:</w:t>
      </w:r>
    </w:p>
    <w:p w14:paraId="3A95F429" w14:textId="3BDDEC70" w:rsidR="00E85F27" w:rsidRPr="00762A9A" w:rsidRDefault="00AB27B7" w:rsidP="00E85F27">
      <w:pPr>
        <w:pStyle w:val="ListParagraph"/>
        <w:numPr>
          <w:ilvl w:val="0"/>
          <w:numId w:val="9"/>
        </w:numPr>
        <w:rPr>
          <w:rFonts w:ascii="Bahnschrift" w:hAnsi="Bahnschrift" w:cs="Times New Roman"/>
          <w:b/>
          <w:bCs/>
          <w:sz w:val="28"/>
          <w:szCs w:val="28"/>
          <w:u w:val="single"/>
        </w:rPr>
      </w:pPr>
      <w:r>
        <w:rPr>
          <w:rFonts w:ascii="Bahnschrift" w:hAnsi="Bahnschrift" w:cs="Times New Roman"/>
        </w:rPr>
        <w:t>Have a group meeting (with Kristelle) to discuss the feasibility of our plan with integration with each group and consult Morteza</w:t>
      </w:r>
    </w:p>
    <w:p w14:paraId="45BEE5FC" w14:textId="2D2DC129" w:rsidR="00762A9A" w:rsidRPr="00850C1E" w:rsidRDefault="00762A9A" w:rsidP="00762A9A">
      <w:pPr>
        <w:pStyle w:val="ListParagraph"/>
        <w:numPr>
          <w:ilvl w:val="1"/>
          <w:numId w:val="9"/>
        </w:numPr>
        <w:rPr>
          <w:rFonts w:ascii="Bahnschrift" w:hAnsi="Bahnschrift" w:cs="Times New Roman"/>
          <w:b/>
          <w:bCs/>
          <w:sz w:val="28"/>
          <w:szCs w:val="28"/>
          <w:u w:val="single"/>
        </w:rPr>
      </w:pPr>
      <w:r>
        <w:rPr>
          <w:rFonts w:ascii="Bahnschrift" w:hAnsi="Bahnschrift" w:cs="Times New Roman"/>
        </w:rPr>
        <w:t xml:space="preserve">The plan should </w:t>
      </w:r>
      <w:r w:rsidR="00850C1E">
        <w:rPr>
          <w:rFonts w:ascii="Bahnschrift" w:hAnsi="Bahnschrift" w:cs="Times New Roman"/>
        </w:rPr>
        <w:t>consist of</w:t>
      </w:r>
      <w:r>
        <w:rPr>
          <w:rFonts w:ascii="Bahnschrift" w:hAnsi="Bahnschrift" w:cs="Times New Roman"/>
        </w:rPr>
        <w:t xml:space="preserve"> an aim of the </w:t>
      </w:r>
      <w:proofErr w:type="gramStart"/>
      <w:r>
        <w:rPr>
          <w:rFonts w:ascii="Bahnschrift" w:hAnsi="Bahnschrift" w:cs="Times New Roman"/>
        </w:rPr>
        <w:t>research</w:t>
      </w:r>
      <w:r w:rsidR="00850C1E">
        <w:rPr>
          <w:rFonts w:ascii="Bahnschrift" w:hAnsi="Bahnschrift" w:cs="Times New Roman"/>
        </w:rPr>
        <w:t xml:space="preserve"> as a whole</w:t>
      </w:r>
      <w:proofErr w:type="gramEnd"/>
      <w:r w:rsidR="00850C1E">
        <w:rPr>
          <w:rFonts w:ascii="Bahnschrift" w:hAnsi="Bahnschrift" w:cs="Times New Roman"/>
        </w:rPr>
        <w:t xml:space="preserve"> (for both groups together)</w:t>
      </w:r>
    </w:p>
    <w:p w14:paraId="1FE863C7" w14:textId="2893783A" w:rsidR="00850C1E" w:rsidRPr="001D4D69" w:rsidRDefault="00850C1E" w:rsidP="00762A9A">
      <w:pPr>
        <w:pStyle w:val="ListParagraph"/>
        <w:numPr>
          <w:ilvl w:val="1"/>
          <w:numId w:val="9"/>
        </w:numPr>
        <w:rPr>
          <w:rFonts w:ascii="Bahnschrift" w:hAnsi="Bahnschrift" w:cs="Times New Roman"/>
          <w:b/>
          <w:bCs/>
          <w:sz w:val="28"/>
          <w:szCs w:val="28"/>
          <w:u w:val="single"/>
        </w:rPr>
      </w:pPr>
      <w:r>
        <w:rPr>
          <w:rFonts w:ascii="Bahnschrift" w:hAnsi="Bahnschrift" w:cs="Times New Roman"/>
        </w:rPr>
        <w:t>Should consist of future work</w:t>
      </w:r>
    </w:p>
    <w:p w14:paraId="60DFCB9B" w14:textId="0A935F31" w:rsidR="001D4D69" w:rsidRDefault="001D4D69" w:rsidP="00762A9A">
      <w:pPr>
        <w:pStyle w:val="ListParagraph"/>
        <w:numPr>
          <w:ilvl w:val="1"/>
          <w:numId w:val="9"/>
        </w:numPr>
        <w:rPr>
          <w:rFonts w:ascii="Bahnschrift" w:hAnsi="Bahnschrift" w:cs="Times New Roman"/>
          <w:b/>
          <w:bCs/>
          <w:sz w:val="28"/>
          <w:szCs w:val="28"/>
          <w:u w:val="single"/>
        </w:rPr>
      </w:pPr>
      <w:r>
        <w:rPr>
          <w:rFonts w:ascii="Bahnschrift" w:hAnsi="Bahnschrift" w:cs="Times New Roman"/>
        </w:rPr>
        <w:t>Can mention which task is delegated to who but not necessary.</w:t>
      </w:r>
    </w:p>
    <w:p w14:paraId="25C49A45" w14:textId="190D200F" w:rsidR="00E85F27" w:rsidRPr="007243D4" w:rsidRDefault="007243D4" w:rsidP="00E85F27">
      <w:pPr>
        <w:pStyle w:val="ListParagraph"/>
        <w:numPr>
          <w:ilvl w:val="0"/>
          <w:numId w:val="9"/>
        </w:numPr>
        <w:rPr>
          <w:rFonts w:ascii="Bahnschrift" w:hAnsi="Bahnschrift" w:cs="Times New Roman"/>
          <w:b/>
          <w:bCs/>
          <w:sz w:val="28"/>
          <w:szCs w:val="28"/>
          <w:u w:val="single"/>
        </w:rPr>
      </w:pPr>
      <w:r>
        <w:rPr>
          <w:rFonts w:ascii="Bahnschrift" w:hAnsi="Bahnschrift" w:cs="Times New Roman"/>
        </w:rPr>
        <w:t>Work on the sparsity handler</w:t>
      </w:r>
    </w:p>
    <w:p w14:paraId="62788B47" w14:textId="77777777" w:rsidR="007243D4" w:rsidRDefault="007243D4" w:rsidP="00E85F27">
      <w:pPr>
        <w:pStyle w:val="ListParagraph"/>
        <w:numPr>
          <w:ilvl w:val="0"/>
          <w:numId w:val="9"/>
        </w:numPr>
        <w:rPr>
          <w:rFonts w:ascii="Bahnschrift" w:hAnsi="Bahnschrift" w:cs="Times New Roman"/>
          <w:b/>
          <w:bCs/>
          <w:sz w:val="28"/>
          <w:szCs w:val="28"/>
          <w:u w:val="single"/>
        </w:rPr>
      </w:pPr>
    </w:p>
    <w:p w14:paraId="025F0696" w14:textId="77777777" w:rsidR="00E85F27" w:rsidRDefault="00E85F27" w:rsidP="00E85F27">
      <w:pPr>
        <w:ind w:left="360"/>
        <w:rPr>
          <w:rFonts w:ascii="Bahnschrift" w:hAnsi="Bahnschrift" w:cs="Times New Roman"/>
          <w:b/>
          <w:bCs/>
          <w:sz w:val="28"/>
          <w:szCs w:val="28"/>
          <w:u w:val="single"/>
        </w:rPr>
      </w:pPr>
      <w:r w:rsidRPr="4E0387EE">
        <w:rPr>
          <w:rFonts w:ascii="Bahnschrift" w:hAnsi="Bahnschrift" w:cs="Times New Roman"/>
          <w:b/>
          <w:bCs/>
          <w:sz w:val="28"/>
          <w:szCs w:val="28"/>
          <w:u w:val="single"/>
        </w:rPr>
        <w:t>Deadline</w:t>
      </w:r>
    </w:p>
    <w:p w14:paraId="71A1A1BD" w14:textId="1EA059F8" w:rsidR="00E85F27" w:rsidRPr="00E85F27" w:rsidRDefault="00ED7394" w:rsidP="00E85F27">
      <w:pPr>
        <w:rPr>
          <w:rFonts w:ascii="Bahnschrift" w:hAnsi="Bahnschrift" w:cs="Times New Roman"/>
          <w:lang w:val="en-US"/>
        </w:rPr>
      </w:pPr>
      <w:r>
        <w:rPr>
          <w:rFonts w:ascii="Bahnschrift" w:hAnsi="Bahnschrift" w:cs="Times New Roman"/>
          <w:lang w:val="en-US"/>
        </w:rPr>
        <w:br w:type="page"/>
      </w:r>
    </w:p>
    <w:p w14:paraId="39410A59" w14:textId="77777777" w:rsidR="00ED7394" w:rsidRDefault="00ED7394" w:rsidP="00ED7394">
      <w:pPr>
        <w:rPr>
          <w:rFonts w:ascii="Bahnschrift" w:hAnsi="Bahnschrift" w:cs="Times New Roman"/>
          <w:b/>
          <w:bCs/>
          <w:sz w:val="28"/>
          <w:szCs w:val="28"/>
          <w:u w:val="single"/>
        </w:rPr>
      </w:pPr>
      <w:r w:rsidRPr="4E0387EE">
        <w:rPr>
          <w:rFonts w:ascii="Bahnschrift" w:hAnsi="Bahnschrift" w:cs="Times New Roman"/>
          <w:b/>
          <w:bCs/>
          <w:sz w:val="28"/>
          <w:szCs w:val="28"/>
          <w:u w:val="single"/>
        </w:rPr>
        <w:lastRenderedPageBreak/>
        <w:t>TEMPLATE</w:t>
      </w:r>
    </w:p>
    <w:p w14:paraId="0F36C7FC" w14:textId="77777777" w:rsidR="00ED7394" w:rsidRDefault="00ED7394" w:rsidP="00ED7394">
      <w:pPr>
        <w:rPr>
          <w:rFonts w:ascii="Bahnschrift" w:hAnsi="Bahnschrift" w:cs="Times New Roman"/>
          <w:sz w:val="28"/>
          <w:szCs w:val="28"/>
        </w:rPr>
      </w:pPr>
      <w:r w:rsidRPr="4E0387EE">
        <w:rPr>
          <w:rFonts w:ascii="Bahnschrift" w:hAnsi="Bahnschrift" w:cs="Times New Roman"/>
          <w:b/>
          <w:bCs/>
          <w:sz w:val="28"/>
          <w:szCs w:val="28"/>
          <w:u w:val="single"/>
        </w:rPr>
        <w:t>Meeting Details:</w:t>
      </w:r>
      <w:r>
        <w:br/>
      </w:r>
      <w:r w:rsidRPr="4E0387EE">
        <w:rPr>
          <w:rFonts w:ascii="Bahnschrift" w:hAnsi="Bahnschrift" w:cs="Times New Roman"/>
        </w:rPr>
        <w:t>Date: 30/07/25</w:t>
      </w:r>
      <w:r>
        <w:br/>
      </w:r>
      <w:r w:rsidRPr="4E0387EE">
        <w:rPr>
          <w:rFonts w:ascii="Bahnschrift" w:hAnsi="Bahnschrift" w:cs="Times New Roman"/>
        </w:rPr>
        <w:t>Location: Online</w:t>
      </w:r>
      <w:r>
        <w:br/>
      </w:r>
      <w:r w:rsidRPr="4E0387EE">
        <w:rPr>
          <w:rFonts w:ascii="Bahnschrift" w:hAnsi="Bahnschrift" w:cs="Times New Roman"/>
        </w:rPr>
        <w:t>Minute Taker: Kristelle</w:t>
      </w:r>
      <w:r>
        <w:br/>
      </w:r>
      <w:r w:rsidRPr="4E0387EE">
        <w:rPr>
          <w:rFonts w:ascii="Bahnschrift" w:hAnsi="Bahnschrift" w:cs="Times New Roman"/>
        </w:rPr>
        <w:t>Members Present: Pratham, Kristelle</w:t>
      </w:r>
    </w:p>
    <w:p w14:paraId="14A10EAD" w14:textId="15CE016C" w:rsidR="2D742403" w:rsidRDefault="2D742403" w:rsidP="2D742403">
      <w:pPr>
        <w:rPr>
          <w:rFonts w:ascii="Bahnschrift" w:hAnsi="Bahnschrift" w:cs="Times New Roman"/>
          <w:lang w:val="en-US"/>
        </w:rPr>
      </w:pPr>
    </w:p>
    <w:p w14:paraId="01E779DD" w14:textId="17EE29F8" w:rsidR="2D742403" w:rsidRDefault="2D742403" w:rsidP="2D742403">
      <w:pPr>
        <w:rPr>
          <w:rFonts w:ascii="Bahnschrift" w:hAnsi="Bahnschrift" w:cs="Times New Roman"/>
          <w:lang w:val="en-US"/>
        </w:rPr>
      </w:pPr>
    </w:p>
    <w:p w14:paraId="41D6A044" w14:textId="5BA8786B" w:rsidR="2D742403" w:rsidRDefault="2D742403">
      <w:r>
        <w:br w:type="page"/>
      </w:r>
    </w:p>
    <w:p w14:paraId="206C80D8" w14:textId="027A3373" w:rsidR="1DCF4411" w:rsidRDefault="1DCF4411" w:rsidP="2D742403">
      <w:pPr>
        <w:rPr>
          <w:rFonts w:ascii="Bahnschrift" w:hAnsi="Bahnschrift" w:cs="Times New Roman"/>
          <w:sz w:val="28"/>
          <w:szCs w:val="28"/>
        </w:rPr>
      </w:pPr>
      <w:r w:rsidRPr="2D742403">
        <w:rPr>
          <w:rFonts w:ascii="Bahnschrift" w:hAnsi="Bahnschrift" w:cs="Times New Roman"/>
          <w:b/>
          <w:bCs/>
          <w:sz w:val="28"/>
          <w:szCs w:val="28"/>
          <w:u w:val="single"/>
        </w:rPr>
        <w:lastRenderedPageBreak/>
        <w:t>Meeting Details:</w:t>
      </w:r>
      <w:r>
        <w:br/>
      </w:r>
      <w:r w:rsidRPr="2D742403">
        <w:rPr>
          <w:rFonts w:ascii="Bahnschrift" w:hAnsi="Bahnschrift" w:cs="Times New Roman"/>
        </w:rPr>
        <w:t xml:space="preserve">Date: </w:t>
      </w:r>
      <w:r w:rsidR="3E45022C" w:rsidRPr="2D742403">
        <w:rPr>
          <w:rFonts w:ascii="Bahnschrift" w:hAnsi="Bahnschrift" w:cs="Times New Roman"/>
        </w:rPr>
        <w:t>01/08/25</w:t>
      </w:r>
      <w:r>
        <w:br/>
      </w:r>
      <w:r w:rsidRPr="2D742403">
        <w:rPr>
          <w:rFonts w:ascii="Bahnschrift" w:hAnsi="Bahnschrift" w:cs="Times New Roman"/>
        </w:rPr>
        <w:t>Location: In Person</w:t>
      </w:r>
      <w:r>
        <w:br/>
      </w:r>
      <w:r w:rsidRPr="2D742403">
        <w:rPr>
          <w:rFonts w:ascii="Bahnschrift" w:hAnsi="Bahnschrift" w:cs="Times New Roman"/>
        </w:rPr>
        <w:t>Minute Taker: Pratham</w:t>
      </w:r>
      <w:r>
        <w:br/>
      </w:r>
      <w:r w:rsidRPr="2D742403">
        <w:rPr>
          <w:rFonts w:ascii="Bahnschrift" w:hAnsi="Bahnschrift" w:cs="Times New Roman"/>
        </w:rPr>
        <w:t>Members Present: Pratham, Talha, James, Morteza</w:t>
      </w:r>
    </w:p>
    <w:p w14:paraId="339832FB" w14:textId="77777777" w:rsidR="1DCF4411" w:rsidRDefault="1DCF4411" w:rsidP="2D742403">
      <w:pPr>
        <w:rPr>
          <w:rFonts w:ascii="Bahnschrift" w:hAnsi="Bahnschrift" w:cs="Times New Roman"/>
          <w:b/>
          <w:bCs/>
          <w:sz w:val="28"/>
          <w:szCs w:val="28"/>
          <w:u w:val="single"/>
        </w:rPr>
      </w:pPr>
      <w:r w:rsidRPr="2D742403">
        <w:rPr>
          <w:rFonts w:ascii="Bahnschrift" w:hAnsi="Bahnschrift" w:cs="Times New Roman"/>
          <w:b/>
          <w:bCs/>
          <w:sz w:val="28"/>
          <w:szCs w:val="28"/>
          <w:u w:val="single"/>
        </w:rPr>
        <w:t>Meeting Agenda:</w:t>
      </w:r>
    </w:p>
    <w:p w14:paraId="2C6CE7AB" w14:textId="26558D29" w:rsidR="1DCF4411" w:rsidRDefault="1DCF4411" w:rsidP="2D742403">
      <w:pPr>
        <w:pStyle w:val="ListParagraph"/>
        <w:numPr>
          <w:ilvl w:val="0"/>
          <w:numId w:val="8"/>
        </w:numPr>
        <w:rPr>
          <w:rFonts w:ascii="Bahnschrift" w:hAnsi="Bahnschrift" w:cs="Times New Roman"/>
        </w:rPr>
      </w:pPr>
      <w:r w:rsidRPr="2D742403">
        <w:rPr>
          <w:rFonts w:ascii="Bahnschrift" w:hAnsi="Bahnschrift" w:cs="Times New Roman"/>
        </w:rPr>
        <w:t>Join Meeting with Team #44</w:t>
      </w:r>
    </w:p>
    <w:p w14:paraId="5675CC4A" w14:textId="77777777" w:rsidR="00ED7394" w:rsidRDefault="00ED7394" w:rsidP="00ED7394">
      <w:pPr>
        <w:pStyle w:val="ListParagraph"/>
        <w:numPr>
          <w:ilvl w:val="0"/>
          <w:numId w:val="8"/>
        </w:numPr>
        <w:rPr>
          <w:rFonts w:ascii="Bahnschrift" w:hAnsi="Bahnschrift" w:cs="Times New Roman"/>
        </w:rPr>
      </w:pPr>
      <w:r w:rsidRPr="4E0387EE">
        <w:rPr>
          <w:rFonts w:ascii="Bahnschrift" w:hAnsi="Bahnschrift" w:cs="Times New Roman"/>
        </w:rPr>
        <w:t xml:space="preserve">Catch up with Morteza </w:t>
      </w:r>
    </w:p>
    <w:p w14:paraId="7A2A05C3" w14:textId="77777777" w:rsidR="2D742403" w:rsidRDefault="2D742403" w:rsidP="2D742403">
      <w:pPr>
        <w:pStyle w:val="ListParagraph"/>
        <w:rPr>
          <w:rFonts w:ascii="Bahnschrift" w:hAnsi="Bahnschrift" w:cs="Times New Roman"/>
          <w:b/>
          <w:bCs/>
          <w:sz w:val="28"/>
          <w:szCs w:val="28"/>
          <w:u w:val="single"/>
        </w:rPr>
      </w:pPr>
    </w:p>
    <w:p w14:paraId="41F4DEAC" w14:textId="77777777" w:rsidR="1DCF4411" w:rsidRDefault="1DCF4411" w:rsidP="2D742403">
      <w:pPr>
        <w:pStyle w:val="ListParagraph"/>
        <w:rPr>
          <w:rFonts w:ascii="Bahnschrift" w:hAnsi="Bahnschrift" w:cs="Times New Roman"/>
          <w:b/>
          <w:bCs/>
          <w:sz w:val="28"/>
          <w:szCs w:val="28"/>
          <w:u w:val="single"/>
        </w:rPr>
      </w:pPr>
      <w:r w:rsidRPr="2D742403">
        <w:rPr>
          <w:rFonts w:ascii="Bahnschrift" w:hAnsi="Bahnschrift" w:cs="Times New Roman"/>
          <w:b/>
          <w:bCs/>
          <w:sz w:val="28"/>
          <w:szCs w:val="28"/>
          <w:u w:val="single"/>
        </w:rPr>
        <w:t>Recent Achievements:</w:t>
      </w:r>
    </w:p>
    <w:p w14:paraId="6456D030" w14:textId="729E25A5" w:rsidR="1DCF4411" w:rsidRDefault="1DCF4411" w:rsidP="2D742403">
      <w:pPr>
        <w:pStyle w:val="ListParagraph"/>
        <w:numPr>
          <w:ilvl w:val="0"/>
          <w:numId w:val="3"/>
        </w:numPr>
        <w:rPr>
          <w:rFonts w:ascii="Bahnschrift" w:hAnsi="Bahnschrift" w:cs="Times New Roman"/>
        </w:rPr>
      </w:pPr>
      <w:r>
        <w:br/>
      </w:r>
    </w:p>
    <w:p w14:paraId="3B26F940" w14:textId="77777777" w:rsidR="1DCF4411" w:rsidRDefault="1DCF4411" w:rsidP="2D742403">
      <w:pPr>
        <w:rPr>
          <w:rFonts w:ascii="Bahnschrift" w:hAnsi="Bahnschrift" w:cs="Times New Roman"/>
          <w:b/>
          <w:bCs/>
          <w:sz w:val="28"/>
          <w:szCs w:val="28"/>
          <w:u w:val="single"/>
        </w:rPr>
      </w:pPr>
      <w:r w:rsidRPr="2D742403">
        <w:rPr>
          <w:rFonts w:ascii="Bahnschrift" w:hAnsi="Bahnschrift" w:cs="Times New Roman"/>
          <w:b/>
          <w:bCs/>
          <w:sz w:val="28"/>
          <w:szCs w:val="28"/>
          <w:u w:val="single"/>
        </w:rPr>
        <w:t>Meeting Discussions &amp; Outcomes:</w:t>
      </w:r>
    </w:p>
    <w:p w14:paraId="01E32B9F" w14:textId="427D0705" w:rsidR="1DCF4411" w:rsidRDefault="1DCF4411" w:rsidP="2D742403">
      <w:pPr>
        <w:pStyle w:val="ListParagraph"/>
        <w:numPr>
          <w:ilvl w:val="0"/>
          <w:numId w:val="3"/>
        </w:numPr>
        <w:rPr>
          <w:rFonts w:ascii="Bahnschrift" w:hAnsi="Bahnschrift" w:cs="Times New Roman"/>
        </w:rPr>
      </w:pPr>
      <w:r w:rsidRPr="2D742403">
        <w:rPr>
          <w:rFonts w:ascii="Bahnschrift" w:hAnsi="Bahnschrift" w:cs="Times New Roman"/>
        </w:rPr>
        <w:t xml:space="preserve"> Morteza recommends a paper for sparsity (can’t remember but will share soon)</w:t>
      </w:r>
    </w:p>
    <w:p w14:paraId="53186149" w14:textId="5A2CF528" w:rsidR="1DCF4411" w:rsidRDefault="1DCF4411" w:rsidP="2D742403">
      <w:pPr>
        <w:pStyle w:val="ListParagraph"/>
        <w:numPr>
          <w:ilvl w:val="0"/>
          <w:numId w:val="3"/>
        </w:numPr>
        <w:spacing w:before="240" w:after="240"/>
      </w:pPr>
      <w:r w:rsidRPr="2D742403">
        <w:t>Focus on optimisation for hardware, look at software processing near the end.</w:t>
      </w:r>
    </w:p>
    <w:p w14:paraId="753B4B14" w14:textId="03AB5D9B" w:rsidR="1DCF4411" w:rsidRDefault="1DCF4411" w:rsidP="2D742403">
      <w:pPr>
        <w:pStyle w:val="ListParagraph"/>
        <w:numPr>
          <w:ilvl w:val="0"/>
          <w:numId w:val="3"/>
        </w:numPr>
        <w:spacing w:before="240" w:after="240"/>
      </w:pPr>
      <w:r w:rsidRPr="2D742403">
        <w:t xml:space="preserve">Look at the timing analyser and not just count that its matching 2N-1 latency (more towards </w:t>
      </w:r>
      <w:proofErr w:type="spellStart"/>
      <w:r w:rsidRPr="2D742403">
        <w:t>james</w:t>
      </w:r>
      <w:proofErr w:type="spellEnd"/>
      <w:r w:rsidRPr="2D742403">
        <w:t>)</w:t>
      </w:r>
    </w:p>
    <w:p w14:paraId="503DA7FB" w14:textId="2AC0D6A7" w:rsidR="1DCF4411" w:rsidRDefault="1DCF4411" w:rsidP="2D742403">
      <w:pPr>
        <w:pStyle w:val="ListParagraph"/>
        <w:numPr>
          <w:ilvl w:val="0"/>
          <w:numId w:val="3"/>
        </w:numPr>
        <w:spacing w:before="240" w:after="240"/>
      </w:pPr>
      <w:r w:rsidRPr="2D742403">
        <w:t>Pratham and Kristelle can work on the hardware itself, with systolic array and handling sparsity.</w:t>
      </w:r>
    </w:p>
    <w:p w14:paraId="0CCAFB17" w14:textId="78619501" w:rsidR="1DCF4411" w:rsidRDefault="1DCF4411" w:rsidP="2D742403">
      <w:pPr>
        <w:pStyle w:val="ListParagraph"/>
        <w:numPr>
          <w:ilvl w:val="0"/>
          <w:numId w:val="3"/>
        </w:numPr>
        <w:spacing w:before="240" w:after="240"/>
      </w:pPr>
      <w:r w:rsidRPr="2D742403">
        <w:t>Try not to be dependent on each other which can affect either group.</w:t>
      </w:r>
    </w:p>
    <w:p w14:paraId="0272959B" w14:textId="6D91ADE3" w:rsidR="1DCF4411" w:rsidRDefault="1DCF4411" w:rsidP="2D742403">
      <w:pPr>
        <w:pStyle w:val="ListParagraph"/>
        <w:numPr>
          <w:ilvl w:val="0"/>
          <w:numId w:val="3"/>
        </w:numPr>
        <w:spacing w:before="240" w:after="240"/>
      </w:pPr>
      <w:r w:rsidRPr="2D742403">
        <w:t xml:space="preserve">Morteza told </w:t>
      </w:r>
      <w:proofErr w:type="spellStart"/>
      <w:r w:rsidRPr="2D742403">
        <w:t>james</w:t>
      </w:r>
      <w:proofErr w:type="spellEnd"/>
      <w:r w:rsidRPr="2D742403">
        <w:t xml:space="preserve"> to do vector processing and matrix processing but </w:t>
      </w:r>
      <w:proofErr w:type="spellStart"/>
      <w:r w:rsidRPr="2D742403">
        <w:t>james</w:t>
      </w:r>
      <w:proofErr w:type="spellEnd"/>
      <w:r w:rsidRPr="2D742403">
        <w:t xml:space="preserve"> did systolic array.</w:t>
      </w:r>
    </w:p>
    <w:p w14:paraId="6665366B" w14:textId="4ADC84C8" w:rsidR="1DCF4411" w:rsidRDefault="1DCF4411" w:rsidP="2D742403">
      <w:pPr>
        <w:pStyle w:val="ListParagraph"/>
        <w:numPr>
          <w:ilvl w:val="0"/>
          <w:numId w:val="3"/>
        </w:numPr>
      </w:pPr>
      <w:r w:rsidRPr="2D742403">
        <w:t xml:space="preserve">If you do work together, do reference </w:t>
      </w:r>
      <w:proofErr w:type="spellStart"/>
      <w:r w:rsidRPr="2D742403">
        <w:t>each others</w:t>
      </w:r>
      <w:proofErr w:type="spellEnd"/>
      <w:r w:rsidRPr="2D742403">
        <w:t xml:space="preserve"> work</w:t>
      </w:r>
    </w:p>
    <w:p w14:paraId="11B6DF8B" w14:textId="77777777" w:rsidR="1DCF4411" w:rsidRDefault="1DCF4411" w:rsidP="2D742403">
      <w:pPr>
        <w:pStyle w:val="ListParagraph"/>
        <w:rPr>
          <w:rFonts w:ascii="Bahnschrift" w:hAnsi="Bahnschrift" w:cs="Times New Roman"/>
          <w:b/>
          <w:bCs/>
          <w:u w:val="single"/>
        </w:rPr>
      </w:pPr>
      <w:r w:rsidRPr="2D742403">
        <w:rPr>
          <w:rFonts w:ascii="Bahnschrift" w:hAnsi="Bahnschrift" w:cs="Times New Roman"/>
          <w:b/>
          <w:bCs/>
          <w:sz w:val="28"/>
          <w:szCs w:val="28"/>
          <w:u w:val="single"/>
        </w:rPr>
        <w:t>To-Do:</w:t>
      </w:r>
    </w:p>
    <w:p w14:paraId="4CE4A231" w14:textId="728993AE" w:rsidR="1DCF4411" w:rsidRDefault="1DCF4411" w:rsidP="2D742403">
      <w:pPr>
        <w:pStyle w:val="ListParagraph"/>
        <w:numPr>
          <w:ilvl w:val="0"/>
          <w:numId w:val="9"/>
        </w:numPr>
        <w:rPr>
          <w:rFonts w:ascii="Bahnschrift" w:hAnsi="Bahnschrift" w:cs="Times New Roman"/>
        </w:rPr>
      </w:pPr>
      <w:r w:rsidRPr="2D742403">
        <w:rPr>
          <w:rFonts w:ascii="Bahnschrift" w:hAnsi="Bahnschrift" w:cs="Times New Roman"/>
        </w:rPr>
        <w:t>•    Have a group meeting (with Kristelle) to discuss the feasibility of our plan with integration with each group and consult Morteza</w:t>
      </w:r>
    </w:p>
    <w:p w14:paraId="17F4255A" w14:textId="7ECF51C0" w:rsidR="1DCF4411" w:rsidRDefault="1DCF4411" w:rsidP="2D742403">
      <w:pPr>
        <w:pStyle w:val="ListParagraph"/>
        <w:numPr>
          <w:ilvl w:val="0"/>
          <w:numId w:val="9"/>
        </w:numPr>
        <w:spacing w:before="240" w:after="240"/>
      </w:pPr>
      <w:r w:rsidRPr="2D742403">
        <w:t xml:space="preserve">o    </w:t>
      </w:r>
      <w:proofErr w:type="gramStart"/>
      <w:r w:rsidRPr="2D742403">
        <w:t>The</w:t>
      </w:r>
      <w:proofErr w:type="gramEnd"/>
      <w:r w:rsidRPr="2D742403">
        <w:t xml:space="preserve"> plan should consist of an aim of the </w:t>
      </w:r>
      <w:proofErr w:type="gramStart"/>
      <w:r w:rsidRPr="2D742403">
        <w:t>research as a whole</w:t>
      </w:r>
      <w:proofErr w:type="gramEnd"/>
      <w:r w:rsidRPr="2D742403">
        <w:t xml:space="preserve"> (for both groups together)</w:t>
      </w:r>
    </w:p>
    <w:p w14:paraId="6E6171EC" w14:textId="4BE37111" w:rsidR="1DCF4411" w:rsidRDefault="1DCF4411" w:rsidP="2D742403">
      <w:pPr>
        <w:pStyle w:val="ListParagraph"/>
        <w:numPr>
          <w:ilvl w:val="0"/>
          <w:numId w:val="9"/>
        </w:numPr>
        <w:spacing w:before="240" w:after="240"/>
      </w:pPr>
      <w:r w:rsidRPr="2D742403">
        <w:t>o    Should consist of future work</w:t>
      </w:r>
    </w:p>
    <w:p w14:paraId="7A6B0916" w14:textId="6320A34C" w:rsidR="1DCF4411" w:rsidRDefault="1DCF4411" w:rsidP="2D742403">
      <w:pPr>
        <w:pStyle w:val="ListParagraph"/>
        <w:numPr>
          <w:ilvl w:val="0"/>
          <w:numId w:val="9"/>
        </w:numPr>
        <w:spacing w:before="240" w:after="240"/>
      </w:pPr>
      <w:r w:rsidRPr="2D742403">
        <w:t>o    Can mention which task is delegated to who but not necessary.</w:t>
      </w:r>
    </w:p>
    <w:p w14:paraId="7915D14A" w14:textId="55BDA225" w:rsidR="1DCF4411" w:rsidRDefault="1DCF4411" w:rsidP="2D742403">
      <w:pPr>
        <w:pStyle w:val="ListParagraph"/>
        <w:numPr>
          <w:ilvl w:val="0"/>
          <w:numId w:val="9"/>
        </w:numPr>
      </w:pPr>
      <w:r w:rsidRPr="2D742403">
        <w:t>•    Work on the sparsity handler</w:t>
      </w:r>
    </w:p>
    <w:p w14:paraId="788CD171" w14:textId="77777777" w:rsidR="2D742403" w:rsidRDefault="2D742403" w:rsidP="2D742403">
      <w:pPr>
        <w:pStyle w:val="ListParagraph"/>
        <w:numPr>
          <w:ilvl w:val="0"/>
          <w:numId w:val="9"/>
        </w:numPr>
        <w:rPr>
          <w:rFonts w:ascii="Bahnschrift" w:hAnsi="Bahnschrift" w:cs="Times New Roman"/>
          <w:b/>
          <w:bCs/>
          <w:sz w:val="28"/>
          <w:szCs w:val="28"/>
          <w:u w:val="single"/>
        </w:rPr>
      </w:pPr>
    </w:p>
    <w:p w14:paraId="106FDC82" w14:textId="23A3F13F" w:rsidR="1DCF4411" w:rsidRDefault="1DCF4411" w:rsidP="2D742403">
      <w:pPr>
        <w:ind w:left="360"/>
        <w:rPr>
          <w:rFonts w:ascii="Bahnschrift" w:hAnsi="Bahnschrift" w:cs="Times New Roman"/>
          <w:b/>
          <w:bCs/>
          <w:sz w:val="28"/>
          <w:szCs w:val="28"/>
          <w:u w:val="single"/>
        </w:rPr>
      </w:pPr>
      <w:r w:rsidRPr="2D742403">
        <w:rPr>
          <w:rFonts w:ascii="Bahnschrift" w:hAnsi="Bahnschrift" w:cs="Times New Roman"/>
          <w:b/>
          <w:bCs/>
          <w:sz w:val="28"/>
          <w:szCs w:val="28"/>
          <w:u w:val="single"/>
        </w:rPr>
        <w:t>Deadline</w:t>
      </w:r>
    </w:p>
    <w:p w14:paraId="72AC90F1" w14:textId="66D9128D" w:rsidR="2D742403" w:rsidRDefault="2D742403" w:rsidP="2D742403">
      <w:pPr>
        <w:pStyle w:val="ListParagraph"/>
        <w:numPr>
          <w:ilvl w:val="0"/>
          <w:numId w:val="1"/>
        </w:numPr>
        <w:rPr>
          <w:rFonts w:ascii="Bahnschrift" w:hAnsi="Bahnschrift" w:cs="Times New Roman"/>
          <w:b/>
          <w:bCs/>
          <w:sz w:val="28"/>
          <w:szCs w:val="28"/>
          <w:u w:val="single"/>
          <w:lang w:val="en-US"/>
        </w:rPr>
      </w:pPr>
    </w:p>
    <w:p w14:paraId="1AF1F52F" w14:textId="3CE2EE0C" w:rsidR="2D742403" w:rsidRDefault="2D742403" w:rsidP="2D742403">
      <w:pPr>
        <w:rPr>
          <w:rFonts w:ascii="Bahnschrift" w:hAnsi="Bahnschrift" w:cs="Times New Roman"/>
          <w:lang w:val="en-US"/>
        </w:rPr>
      </w:pPr>
    </w:p>
    <w:p w14:paraId="481E50B2" w14:textId="77777777" w:rsidR="00ED7394" w:rsidRDefault="00ED7394" w:rsidP="00ED7394">
      <w:pPr>
        <w:pStyle w:val="ListParagraph"/>
        <w:numPr>
          <w:ilvl w:val="0"/>
          <w:numId w:val="3"/>
        </w:numPr>
        <w:rPr>
          <w:rFonts w:ascii="Bahnschrift" w:hAnsi="Bahnschrift" w:cs="Times New Roman"/>
        </w:rPr>
      </w:pPr>
    </w:p>
    <w:p w14:paraId="4E0A8618" w14:textId="77777777" w:rsidR="00ED7394" w:rsidRDefault="00ED7394" w:rsidP="00ED7394">
      <w:pPr>
        <w:pStyle w:val="ListParagraph"/>
        <w:rPr>
          <w:rFonts w:ascii="Bahnschrift" w:hAnsi="Bahnschrift" w:cs="Times New Roman"/>
          <w:b/>
          <w:bCs/>
          <w:u w:val="single"/>
        </w:rPr>
      </w:pPr>
      <w:r w:rsidRPr="4E0387EE">
        <w:rPr>
          <w:rFonts w:ascii="Bahnschrift" w:hAnsi="Bahnschrift" w:cs="Times New Roman"/>
          <w:b/>
          <w:bCs/>
          <w:sz w:val="28"/>
          <w:szCs w:val="28"/>
          <w:u w:val="single"/>
        </w:rPr>
        <w:t>To-Do:</w:t>
      </w:r>
    </w:p>
    <w:p w14:paraId="04C720DD" w14:textId="77777777" w:rsidR="00ED7394" w:rsidRDefault="00ED7394" w:rsidP="00ED7394">
      <w:pPr>
        <w:pStyle w:val="ListParagraph"/>
        <w:numPr>
          <w:ilvl w:val="0"/>
          <w:numId w:val="9"/>
        </w:numPr>
        <w:rPr>
          <w:rFonts w:ascii="Bahnschrift" w:hAnsi="Bahnschrift" w:cs="Times New Roman"/>
          <w:b/>
          <w:bCs/>
          <w:sz w:val="28"/>
          <w:szCs w:val="28"/>
          <w:u w:val="single"/>
        </w:rPr>
      </w:pPr>
    </w:p>
    <w:p w14:paraId="66445F1A" w14:textId="77777777" w:rsidR="00ED7394" w:rsidRDefault="00ED7394" w:rsidP="00ED7394">
      <w:pPr>
        <w:pStyle w:val="ListParagraph"/>
        <w:numPr>
          <w:ilvl w:val="0"/>
          <w:numId w:val="9"/>
        </w:numPr>
        <w:rPr>
          <w:rFonts w:ascii="Bahnschrift" w:hAnsi="Bahnschrift" w:cs="Times New Roman"/>
          <w:b/>
          <w:bCs/>
          <w:sz w:val="28"/>
          <w:szCs w:val="28"/>
          <w:u w:val="single"/>
        </w:rPr>
      </w:pPr>
    </w:p>
    <w:p w14:paraId="680157B6" w14:textId="77777777" w:rsidR="00ED7394" w:rsidRDefault="00ED7394" w:rsidP="00ED7394">
      <w:pPr>
        <w:ind w:left="360"/>
        <w:rPr>
          <w:rFonts w:ascii="Bahnschrift" w:hAnsi="Bahnschrift" w:cs="Times New Roman"/>
          <w:b/>
          <w:bCs/>
          <w:sz w:val="28"/>
          <w:szCs w:val="28"/>
          <w:u w:val="single"/>
        </w:rPr>
      </w:pPr>
      <w:r w:rsidRPr="4E0387EE">
        <w:rPr>
          <w:rFonts w:ascii="Bahnschrift" w:hAnsi="Bahnschrift" w:cs="Times New Roman"/>
          <w:b/>
          <w:bCs/>
          <w:sz w:val="28"/>
          <w:szCs w:val="28"/>
          <w:u w:val="single"/>
        </w:rPr>
        <w:t>Deadline</w:t>
      </w:r>
    </w:p>
    <w:p w14:paraId="168ED735" w14:textId="77777777" w:rsidR="00ED7394" w:rsidRDefault="00ED7394" w:rsidP="00ED7394">
      <w:pPr>
        <w:pStyle w:val="ListParagraph"/>
        <w:numPr>
          <w:ilvl w:val="0"/>
          <w:numId w:val="1"/>
        </w:numPr>
        <w:rPr>
          <w:rFonts w:ascii="Bahnschrift" w:hAnsi="Bahnschrift" w:cs="Times New Roman"/>
          <w:b/>
          <w:bCs/>
          <w:sz w:val="28"/>
          <w:szCs w:val="28"/>
          <w:u w:val="single"/>
          <w:lang w:val="en-US"/>
        </w:rPr>
      </w:pPr>
    </w:p>
    <w:p w14:paraId="08A83D37" w14:textId="77777777" w:rsidR="00E85F27" w:rsidRPr="00E85F27" w:rsidRDefault="00E85F27" w:rsidP="00E85F27">
      <w:pPr>
        <w:rPr>
          <w:rFonts w:ascii="Bahnschrift" w:hAnsi="Bahnschrift" w:cs="Times New Roman"/>
          <w:lang w:val="en-US"/>
        </w:rPr>
      </w:pPr>
    </w:p>
    <w:p w14:paraId="7A77746D" w14:textId="5B2B7DB4" w:rsidR="4E0387EE" w:rsidRDefault="4E0387EE">
      <w:r>
        <w:br w:type="page"/>
      </w:r>
    </w:p>
    <w:p w14:paraId="076FA3C4" w14:textId="4C76DAB9" w:rsidR="696A7380" w:rsidRDefault="696A7380" w:rsidP="2D742403">
      <w:pPr>
        <w:rPr>
          <w:rFonts w:ascii="Bahnschrift" w:hAnsi="Bahnschrift" w:cs="Times New Roman"/>
        </w:rPr>
      </w:pPr>
      <w:r w:rsidRPr="2D742403">
        <w:rPr>
          <w:rFonts w:ascii="Bahnschrift" w:hAnsi="Bahnschrift" w:cs="Times New Roman"/>
          <w:b/>
          <w:bCs/>
          <w:sz w:val="28"/>
          <w:szCs w:val="28"/>
          <w:u w:val="single"/>
        </w:rPr>
        <w:lastRenderedPageBreak/>
        <w:t>Meeting Details:</w:t>
      </w:r>
      <w:r>
        <w:br/>
      </w:r>
      <w:r w:rsidRPr="2D742403">
        <w:rPr>
          <w:rFonts w:ascii="Bahnschrift" w:hAnsi="Bahnschrift" w:cs="Times New Roman"/>
        </w:rPr>
        <w:t>Date: 03/08/25</w:t>
      </w:r>
      <w:r>
        <w:br/>
      </w:r>
      <w:r w:rsidRPr="2D742403">
        <w:rPr>
          <w:rFonts w:ascii="Bahnschrift" w:hAnsi="Bahnschrift" w:cs="Times New Roman"/>
        </w:rPr>
        <w:t>Location: Online</w:t>
      </w:r>
      <w:r>
        <w:br/>
      </w:r>
      <w:r w:rsidRPr="2D742403">
        <w:rPr>
          <w:rFonts w:ascii="Bahnschrift" w:hAnsi="Bahnschrift" w:cs="Times New Roman"/>
        </w:rPr>
        <w:t>Minute Taker: Kristelle</w:t>
      </w:r>
      <w:r>
        <w:br/>
      </w:r>
      <w:r w:rsidRPr="2D742403">
        <w:rPr>
          <w:rFonts w:ascii="Bahnschrift" w:hAnsi="Bahnschrift" w:cs="Times New Roman"/>
        </w:rPr>
        <w:t>Members Present: Pratham, Kristelle, Talha, James</w:t>
      </w:r>
    </w:p>
    <w:p w14:paraId="3D318961" w14:textId="77777777" w:rsidR="696A7380" w:rsidRDefault="696A7380" w:rsidP="2D742403">
      <w:pPr>
        <w:rPr>
          <w:rFonts w:ascii="Bahnschrift" w:hAnsi="Bahnschrift" w:cs="Times New Roman"/>
          <w:b/>
          <w:bCs/>
          <w:sz w:val="28"/>
          <w:szCs w:val="28"/>
          <w:u w:val="single"/>
        </w:rPr>
      </w:pPr>
      <w:r w:rsidRPr="2D742403">
        <w:rPr>
          <w:rFonts w:ascii="Bahnschrift" w:hAnsi="Bahnschrift" w:cs="Times New Roman"/>
          <w:b/>
          <w:bCs/>
          <w:sz w:val="28"/>
          <w:szCs w:val="28"/>
          <w:u w:val="single"/>
        </w:rPr>
        <w:t>Meeting Agenda:</w:t>
      </w:r>
    </w:p>
    <w:p w14:paraId="3D613562" w14:textId="07A55BD5" w:rsidR="696A7380" w:rsidRDefault="696A7380" w:rsidP="2D742403">
      <w:pPr>
        <w:pStyle w:val="ListParagraph"/>
        <w:numPr>
          <w:ilvl w:val="0"/>
          <w:numId w:val="8"/>
        </w:numPr>
        <w:rPr>
          <w:rFonts w:ascii="Bahnschrift" w:hAnsi="Bahnschrift" w:cs="Times New Roman"/>
        </w:rPr>
      </w:pPr>
      <w:r w:rsidRPr="2D742403">
        <w:rPr>
          <w:rFonts w:ascii="Bahnschrift" w:hAnsi="Bahnschrift" w:cs="Times New Roman"/>
        </w:rPr>
        <w:t>Plan before meeting with Morteza on Monday (Tomorrow)</w:t>
      </w:r>
    </w:p>
    <w:p w14:paraId="009D3A14" w14:textId="77777777" w:rsidR="696A7380" w:rsidRDefault="696A7380" w:rsidP="2D742403">
      <w:pPr>
        <w:rPr>
          <w:rFonts w:ascii="Bahnschrift" w:hAnsi="Bahnschrift" w:cs="Times New Roman"/>
          <w:b/>
          <w:bCs/>
          <w:sz w:val="28"/>
          <w:szCs w:val="28"/>
          <w:u w:val="single"/>
        </w:rPr>
      </w:pPr>
      <w:r w:rsidRPr="2D742403">
        <w:rPr>
          <w:rFonts w:ascii="Bahnschrift" w:hAnsi="Bahnschrift" w:cs="Times New Roman"/>
          <w:b/>
          <w:bCs/>
          <w:sz w:val="28"/>
          <w:szCs w:val="28"/>
          <w:u w:val="single"/>
        </w:rPr>
        <w:t>Recent Achievements:</w:t>
      </w:r>
    </w:p>
    <w:p w14:paraId="2C30E84C" w14:textId="60423B9C" w:rsidR="696A7380" w:rsidRDefault="696A7380" w:rsidP="2D742403">
      <w:pPr>
        <w:pStyle w:val="ListParagraph"/>
        <w:numPr>
          <w:ilvl w:val="0"/>
          <w:numId w:val="3"/>
        </w:numPr>
        <w:rPr>
          <w:rFonts w:ascii="Bahnschrift" w:hAnsi="Bahnschrift" w:cs="Times New Roman"/>
        </w:rPr>
      </w:pPr>
      <w:r>
        <w:t>NULL</w:t>
      </w:r>
      <w:r>
        <w:br/>
      </w:r>
    </w:p>
    <w:p w14:paraId="0F3592E4" w14:textId="77777777" w:rsidR="696A7380" w:rsidRDefault="696A7380" w:rsidP="2D742403">
      <w:pPr>
        <w:rPr>
          <w:rFonts w:ascii="Bahnschrift" w:hAnsi="Bahnschrift" w:cs="Times New Roman"/>
          <w:b/>
          <w:bCs/>
          <w:sz w:val="28"/>
          <w:szCs w:val="28"/>
          <w:u w:val="single"/>
        </w:rPr>
      </w:pPr>
      <w:r w:rsidRPr="2D742403">
        <w:rPr>
          <w:rFonts w:ascii="Bahnschrift" w:hAnsi="Bahnschrift" w:cs="Times New Roman"/>
          <w:b/>
          <w:bCs/>
          <w:sz w:val="28"/>
          <w:szCs w:val="28"/>
          <w:u w:val="single"/>
        </w:rPr>
        <w:t>Meeting Discussions &amp; Outcomes:</w:t>
      </w:r>
    </w:p>
    <w:p w14:paraId="35399854" w14:textId="7D61666E" w:rsidR="114B48CA" w:rsidRDefault="114B48CA" w:rsidP="2D742403">
      <w:pPr>
        <w:pStyle w:val="ListParagraph"/>
        <w:numPr>
          <w:ilvl w:val="0"/>
          <w:numId w:val="3"/>
        </w:numPr>
        <w:rPr>
          <w:rFonts w:ascii="Bahnschrift" w:hAnsi="Bahnschrift" w:cs="Times New Roman"/>
        </w:rPr>
      </w:pPr>
      <w:r w:rsidRPr="2D742403">
        <w:rPr>
          <w:rFonts w:ascii="Bahnschrift" w:hAnsi="Bahnschrift" w:cs="Times New Roman"/>
        </w:rPr>
        <w:t xml:space="preserve">Project 43 is HARDWARE ACCELERATOR only; we don’t need the softcore </w:t>
      </w:r>
    </w:p>
    <w:p w14:paraId="14BCC1B3" w14:textId="4F394054" w:rsidR="114B48CA" w:rsidRDefault="114B48CA" w:rsidP="2D742403">
      <w:pPr>
        <w:pStyle w:val="ListParagraph"/>
        <w:numPr>
          <w:ilvl w:val="0"/>
          <w:numId w:val="3"/>
        </w:numPr>
        <w:rPr>
          <w:rFonts w:ascii="Bahnschrift" w:hAnsi="Bahnschrift" w:cs="Times New Roman"/>
        </w:rPr>
      </w:pPr>
      <w:r w:rsidRPr="2D742403">
        <w:rPr>
          <w:rFonts w:ascii="Bahnschrift" w:hAnsi="Bahnschrift" w:cs="Times New Roman"/>
        </w:rPr>
        <w:t xml:space="preserve">P43 make accelerator, P44 can replace their hardware accelerator with ours, then this can be the collaboration </w:t>
      </w:r>
    </w:p>
    <w:p w14:paraId="0B012119" w14:textId="3B3E5F28" w:rsidR="39DEBD3A" w:rsidRDefault="39DEBD3A" w:rsidP="2D742403">
      <w:pPr>
        <w:pStyle w:val="ListParagraph"/>
        <w:numPr>
          <w:ilvl w:val="0"/>
          <w:numId w:val="3"/>
        </w:numPr>
        <w:rPr>
          <w:rFonts w:ascii="Bahnschrift" w:hAnsi="Bahnschrift" w:cs="Times New Roman"/>
        </w:rPr>
      </w:pPr>
      <w:r w:rsidRPr="2D742403">
        <w:rPr>
          <w:rFonts w:ascii="Bahnschrift" w:hAnsi="Bahnschrift" w:cs="Times New Roman"/>
        </w:rPr>
        <w:t xml:space="preserve">Somehow make the two projects work together so that it can merge later </w:t>
      </w:r>
    </w:p>
    <w:p w14:paraId="40C79376" w14:textId="554190F0" w:rsidR="4385A7D6" w:rsidRDefault="4385A7D6" w:rsidP="2D742403">
      <w:pPr>
        <w:pStyle w:val="ListParagraph"/>
        <w:numPr>
          <w:ilvl w:val="0"/>
          <w:numId w:val="3"/>
        </w:numPr>
        <w:rPr>
          <w:rFonts w:ascii="Bahnschrift" w:hAnsi="Bahnschrift" w:cs="Times New Roman"/>
        </w:rPr>
      </w:pPr>
      <w:r w:rsidRPr="2D742403">
        <w:rPr>
          <w:rFonts w:ascii="Bahnschrift" w:hAnsi="Bahnschrift" w:cs="Times New Roman"/>
        </w:rPr>
        <w:t xml:space="preserve">Not our job to use </w:t>
      </w:r>
      <w:proofErr w:type="spellStart"/>
      <w:r w:rsidRPr="2D742403">
        <w:rPr>
          <w:rFonts w:ascii="Bahnschrift" w:hAnsi="Bahnschrift" w:cs="Times New Roman"/>
        </w:rPr>
        <w:t>tinyML</w:t>
      </w:r>
      <w:proofErr w:type="spellEnd"/>
      <w:r w:rsidRPr="2D742403">
        <w:rPr>
          <w:rFonts w:ascii="Bahnschrift" w:hAnsi="Bahnschrift" w:cs="Times New Roman"/>
        </w:rPr>
        <w:t xml:space="preserve"> but </w:t>
      </w:r>
      <w:proofErr w:type="spellStart"/>
      <w:r w:rsidRPr="2D742403">
        <w:rPr>
          <w:rFonts w:ascii="Bahnschrift" w:hAnsi="Bahnschrift" w:cs="Times New Roman"/>
        </w:rPr>
        <w:t>tinyML</w:t>
      </w:r>
      <w:proofErr w:type="spellEnd"/>
      <w:r w:rsidRPr="2D742403">
        <w:rPr>
          <w:rFonts w:ascii="Bahnschrift" w:hAnsi="Bahnschrift" w:cs="Times New Roman"/>
        </w:rPr>
        <w:t xml:space="preserve"> should be using hardware accelerator </w:t>
      </w:r>
    </w:p>
    <w:p w14:paraId="6733A27D" w14:textId="4C540844" w:rsidR="3F62FD59" w:rsidRDefault="3F62FD59" w:rsidP="2D742403">
      <w:pPr>
        <w:pStyle w:val="ListParagraph"/>
        <w:numPr>
          <w:ilvl w:val="0"/>
          <w:numId w:val="3"/>
        </w:numPr>
        <w:rPr>
          <w:rFonts w:ascii="Bahnschrift" w:hAnsi="Bahnschrift" w:cs="Times New Roman"/>
        </w:rPr>
      </w:pPr>
      <w:r w:rsidRPr="2D742403">
        <w:rPr>
          <w:rFonts w:ascii="Bahnschrift" w:hAnsi="Bahnschrift" w:cs="Times New Roman"/>
        </w:rPr>
        <w:t xml:space="preserve">For us, we aren’t supporting any external control for the FPGA. If we were to collaborate, we would </w:t>
      </w:r>
      <w:r w:rsidRPr="2D742403">
        <w:rPr>
          <w:rFonts w:ascii="Bahnschrift" w:hAnsi="Bahnschrift" w:cs="Times New Roman"/>
        </w:rPr>
        <w:t xml:space="preserve">eventually need to control from external signals (like NIOS V needs to do its thing). Before it’s too late, we need to figure out the signals come out of NIOS V and what do we want to happen with the systolic array in terms of control signals. Then we can handle the memory. </w:t>
      </w:r>
    </w:p>
    <w:p w14:paraId="40778734" w14:textId="130EC771" w:rsidR="24389C1F" w:rsidRDefault="24389C1F" w:rsidP="2D742403">
      <w:pPr>
        <w:pStyle w:val="ListParagraph"/>
        <w:numPr>
          <w:ilvl w:val="0"/>
          <w:numId w:val="3"/>
        </w:numPr>
        <w:rPr>
          <w:rFonts w:ascii="Bahnschrift" w:hAnsi="Bahnschrift" w:cs="Times New Roman"/>
        </w:rPr>
      </w:pPr>
      <w:r w:rsidRPr="2D742403">
        <w:rPr>
          <w:rFonts w:ascii="Bahnschrift" w:hAnsi="Bahnschrift" w:cs="Times New Roman"/>
        </w:rPr>
        <w:t xml:space="preserve">P44 wants to be able to take in any hardware accelerator. </w:t>
      </w:r>
    </w:p>
    <w:p w14:paraId="437842EC" w14:textId="1734482C" w:rsidR="24389C1F" w:rsidRDefault="24389C1F" w:rsidP="2D742403">
      <w:pPr>
        <w:pStyle w:val="ListParagraph"/>
        <w:numPr>
          <w:ilvl w:val="0"/>
          <w:numId w:val="3"/>
        </w:numPr>
        <w:rPr>
          <w:rFonts w:ascii="Bahnschrift" w:hAnsi="Bahnschrift" w:cs="Times New Roman"/>
        </w:rPr>
      </w:pPr>
      <w:r w:rsidRPr="2D742403">
        <w:rPr>
          <w:rFonts w:ascii="Bahnschrift" w:hAnsi="Bahnschrift" w:cs="Times New Roman"/>
        </w:rPr>
        <w:t xml:space="preserve">Together, come up with an interface by the end of the week to check for feasibility. </w:t>
      </w:r>
    </w:p>
    <w:p w14:paraId="2F3E82F0" w14:textId="6AC31760" w:rsidR="201AE519" w:rsidRDefault="201AE519" w:rsidP="2D742403">
      <w:pPr>
        <w:pStyle w:val="ListParagraph"/>
        <w:numPr>
          <w:ilvl w:val="0"/>
          <w:numId w:val="3"/>
        </w:numPr>
        <w:rPr>
          <w:rFonts w:ascii="Bahnschrift" w:hAnsi="Bahnschrift" w:cs="Times New Roman"/>
        </w:rPr>
      </w:pPr>
      <w:r w:rsidRPr="2D742403">
        <w:rPr>
          <w:rFonts w:ascii="Bahnschrift" w:hAnsi="Bahnschrift" w:cs="Times New Roman"/>
        </w:rPr>
        <w:t xml:space="preserve">James: Say we start loading data (e.g. 4Kb) and we want to run multiple systolic arrays in a row, what’s the best approach of reading the result of it? Do we stall the </w:t>
      </w:r>
      <w:r w:rsidR="418F8BBE" w:rsidRPr="2D742403">
        <w:rPr>
          <w:rFonts w:ascii="Bahnschrift" w:hAnsi="Bahnschrift" w:cs="Times New Roman"/>
        </w:rPr>
        <w:t>processor,</w:t>
      </w:r>
      <w:r w:rsidRPr="2D742403">
        <w:rPr>
          <w:rFonts w:ascii="Bahnschrift" w:hAnsi="Bahnschrift" w:cs="Times New Roman"/>
        </w:rPr>
        <w:t xml:space="preserve"> or do we run stuff in parallel? </w:t>
      </w:r>
    </w:p>
    <w:p w14:paraId="43478F93" w14:textId="2BF61BA0" w:rsidR="2D3755A8" w:rsidRDefault="2D3755A8" w:rsidP="2D742403">
      <w:pPr>
        <w:pStyle w:val="ListParagraph"/>
        <w:numPr>
          <w:ilvl w:val="0"/>
          <w:numId w:val="3"/>
        </w:numPr>
        <w:rPr>
          <w:rFonts w:ascii="Bahnschrift" w:hAnsi="Bahnschrift" w:cs="Times New Roman"/>
        </w:rPr>
      </w:pPr>
      <w:r w:rsidRPr="2D742403">
        <w:rPr>
          <w:rFonts w:ascii="Bahnschrift" w:hAnsi="Bahnschrift" w:cs="Times New Roman"/>
        </w:rPr>
        <w:t xml:space="preserve">Custom instruction plan: have a load operation and a store operation for the DMA. Have a register setting operation (for the weight matrices), compute operation. Config operation for the stride. </w:t>
      </w:r>
    </w:p>
    <w:p w14:paraId="4BCC40DF" w14:textId="796E10C9" w:rsidR="20D7BC42" w:rsidRDefault="20D7BC42" w:rsidP="2D742403">
      <w:pPr>
        <w:pStyle w:val="ListParagraph"/>
        <w:numPr>
          <w:ilvl w:val="0"/>
          <w:numId w:val="3"/>
        </w:numPr>
        <w:rPr>
          <w:rFonts w:ascii="Bahnschrift" w:hAnsi="Bahnschrift" w:cs="Times New Roman"/>
        </w:rPr>
      </w:pPr>
      <w:r w:rsidRPr="2D742403">
        <w:rPr>
          <w:rFonts w:ascii="Bahnschrift" w:hAnsi="Bahnschrift" w:cs="Times New Roman"/>
        </w:rPr>
        <w:t xml:space="preserve">P43 can have a “fake” NIOS where we can just hard-code those instructions above so it can run independently. We can output numbers or something for benchmarking </w:t>
      </w:r>
    </w:p>
    <w:p w14:paraId="00B11DF3" w14:textId="51DC7153" w:rsidR="2D742403" w:rsidRDefault="2D742403" w:rsidP="2D742403">
      <w:pPr>
        <w:pStyle w:val="ListParagraph"/>
        <w:ind w:left="0"/>
        <w:rPr>
          <w:rFonts w:ascii="Bahnschrift" w:hAnsi="Bahnschrift" w:cs="Times New Roman"/>
          <w:b/>
          <w:bCs/>
          <w:sz w:val="28"/>
          <w:szCs w:val="28"/>
          <w:u w:val="single"/>
        </w:rPr>
      </w:pPr>
    </w:p>
    <w:p w14:paraId="099D1E48" w14:textId="77777777" w:rsidR="696A7380" w:rsidRDefault="696A7380" w:rsidP="2D742403">
      <w:pPr>
        <w:pStyle w:val="ListParagraph"/>
        <w:ind w:left="0"/>
        <w:rPr>
          <w:rFonts w:ascii="Bahnschrift" w:hAnsi="Bahnschrift" w:cs="Times New Roman"/>
          <w:b/>
          <w:bCs/>
          <w:u w:val="single"/>
        </w:rPr>
      </w:pPr>
      <w:r w:rsidRPr="2D742403">
        <w:rPr>
          <w:rFonts w:ascii="Bahnschrift" w:hAnsi="Bahnschrift" w:cs="Times New Roman"/>
          <w:b/>
          <w:bCs/>
          <w:sz w:val="28"/>
          <w:szCs w:val="28"/>
          <w:u w:val="single"/>
        </w:rPr>
        <w:t>To-Do:</w:t>
      </w:r>
    </w:p>
    <w:p w14:paraId="237315CC" w14:textId="34C69818" w:rsidR="30C5FDD7" w:rsidRDefault="30C5FDD7" w:rsidP="2D742403">
      <w:pPr>
        <w:pStyle w:val="ListParagraph"/>
        <w:numPr>
          <w:ilvl w:val="0"/>
          <w:numId w:val="9"/>
        </w:numPr>
        <w:rPr>
          <w:rFonts w:ascii="Bahnschrift" w:hAnsi="Bahnschrift" w:cs="Times New Roman"/>
        </w:rPr>
      </w:pPr>
      <w:r w:rsidRPr="2D742403">
        <w:rPr>
          <w:rFonts w:ascii="Bahnschrift" w:hAnsi="Bahnschrift" w:cs="Times New Roman"/>
        </w:rPr>
        <w:t xml:space="preserve">What happens on demo day if we end up making both projects work together? Same time vs different time </w:t>
      </w:r>
    </w:p>
    <w:p w14:paraId="6427545F" w14:textId="1B93001F" w:rsidR="0D0523AE" w:rsidRDefault="0D0523AE" w:rsidP="2D742403">
      <w:pPr>
        <w:pStyle w:val="ListParagraph"/>
        <w:numPr>
          <w:ilvl w:val="0"/>
          <w:numId w:val="9"/>
        </w:numPr>
        <w:rPr>
          <w:rFonts w:ascii="Bahnschrift" w:hAnsi="Bahnschrift" w:cs="Times New Roman"/>
        </w:rPr>
      </w:pPr>
      <w:r w:rsidRPr="2D742403">
        <w:rPr>
          <w:rFonts w:ascii="Bahnschrift" w:hAnsi="Bahnschrift" w:cs="Times New Roman"/>
        </w:rPr>
        <w:lastRenderedPageBreak/>
        <w:t>For Project 43: What did he mean by no quantified benchmark</w:t>
      </w:r>
      <w:r w:rsidR="487C0951" w:rsidRPr="2D742403">
        <w:rPr>
          <w:rFonts w:ascii="Bahnschrift" w:hAnsi="Bahnschrift" w:cs="Times New Roman"/>
        </w:rPr>
        <w:t xml:space="preserve"> in the report</w:t>
      </w:r>
      <w:r w:rsidR="0E85B489" w:rsidRPr="2D742403">
        <w:rPr>
          <w:rFonts w:ascii="Bahnschrift" w:hAnsi="Bahnschrift" w:cs="Times New Roman"/>
        </w:rPr>
        <w:t>?</w:t>
      </w:r>
    </w:p>
    <w:p w14:paraId="217E2007" w14:textId="017EA4B5" w:rsidR="0634579B" w:rsidRDefault="0634579B" w:rsidP="2D742403">
      <w:pPr>
        <w:pStyle w:val="ListParagraph"/>
        <w:numPr>
          <w:ilvl w:val="0"/>
          <w:numId w:val="9"/>
        </w:numPr>
        <w:rPr>
          <w:rFonts w:ascii="Bahnschrift" w:hAnsi="Bahnschrift" w:cs="Times New Roman"/>
        </w:rPr>
      </w:pPr>
      <w:r w:rsidRPr="2D742403">
        <w:rPr>
          <w:rFonts w:ascii="Bahnschrift" w:hAnsi="Bahnschrift" w:cs="Times New Roman"/>
        </w:rPr>
        <w:t xml:space="preserve">Figure out the input to the control unit. </w:t>
      </w:r>
    </w:p>
    <w:p w14:paraId="096EDEE0" w14:textId="617A56D1" w:rsidR="3C0CE094" w:rsidRDefault="3C0CE094" w:rsidP="2D742403">
      <w:pPr>
        <w:pStyle w:val="ListParagraph"/>
        <w:numPr>
          <w:ilvl w:val="0"/>
          <w:numId w:val="9"/>
        </w:numPr>
        <w:rPr>
          <w:rFonts w:ascii="Bahnschrift" w:hAnsi="Bahnschrift" w:cs="Times New Roman"/>
        </w:rPr>
      </w:pPr>
      <w:r w:rsidRPr="2D742403">
        <w:rPr>
          <w:rFonts w:ascii="Bahnschrift" w:hAnsi="Bahnschrift" w:cs="Times New Roman"/>
        </w:rPr>
        <w:t>Need to a</w:t>
      </w:r>
      <w:r w:rsidR="0634579B" w:rsidRPr="2D742403">
        <w:rPr>
          <w:rFonts w:ascii="Bahnschrift" w:hAnsi="Bahnschrift" w:cs="Times New Roman"/>
        </w:rPr>
        <w:t>gree on the ISA for the control unit</w:t>
      </w:r>
      <w:r w:rsidR="698C1598" w:rsidRPr="2D742403">
        <w:rPr>
          <w:rFonts w:ascii="Bahnschrift" w:hAnsi="Bahnschrift" w:cs="Times New Roman"/>
        </w:rPr>
        <w:t xml:space="preserve">. </w:t>
      </w:r>
    </w:p>
    <w:p w14:paraId="4B2B9112" w14:textId="23A3F13F" w:rsidR="696A7380" w:rsidRDefault="696A7380" w:rsidP="2D742403">
      <w:pPr>
        <w:rPr>
          <w:rFonts w:ascii="Bahnschrift" w:hAnsi="Bahnschrift" w:cs="Times New Roman"/>
          <w:b/>
          <w:bCs/>
          <w:sz w:val="28"/>
          <w:szCs w:val="28"/>
          <w:u w:val="single"/>
        </w:rPr>
      </w:pPr>
      <w:r w:rsidRPr="318E2694">
        <w:rPr>
          <w:rFonts w:ascii="Bahnschrift" w:hAnsi="Bahnschrift" w:cs="Times New Roman"/>
          <w:b/>
          <w:bCs/>
          <w:sz w:val="28"/>
          <w:szCs w:val="28"/>
          <w:u w:val="single"/>
        </w:rPr>
        <w:t>Deadline</w:t>
      </w:r>
    </w:p>
    <w:p w14:paraId="030C86FA" w14:textId="013C52FF" w:rsidR="2D742403" w:rsidRDefault="2D742403" w:rsidP="318E2694">
      <w:r>
        <w:br w:type="page"/>
      </w:r>
    </w:p>
    <w:p w14:paraId="6D336B13" w14:textId="6F4B32D3" w:rsidR="2D742403" w:rsidRDefault="633E2FB3" w:rsidP="318E2694">
      <w:pPr>
        <w:rPr>
          <w:rFonts w:ascii="Bahnschrift" w:hAnsi="Bahnschrift" w:cs="Times New Roman"/>
          <w:lang w:val="en-US"/>
        </w:rPr>
      </w:pPr>
      <w:r w:rsidRPr="318E2694">
        <w:rPr>
          <w:rFonts w:ascii="Bahnschrift" w:hAnsi="Bahnschrift" w:cs="Times New Roman"/>
          <w:b/>
          <w:bCs/>
          <w:sz w:val="28"/>
          <w:szCs w:val="28"/>
          <w:u w:val="single"/>
        </w:rPr>
        <w:lastRenderedPageBreak/>
        <w:t>Meeting Details:</w:t>
      </w:r>
      <w:r w:rsidR="2D742403">
        <w:br/>
      </w:r>
      <w:r w:rsidRPr="318E2694">
        <w:rPr>
          <w:rFonts w:ascii="Bahnschrift" w:hAnsi="Bahnschrift" w:cs="Times New Roman"/>
        </w:rPr>
        <w:t xml:space="preserve">Date: </w:t>
      </w:r>
      <w:r w:rsidR="2B318F06" w:rsidRPr="318E2694">
        <w:rPr>
          <w:rFonts w:ascii="Bahnschrift" w:hAnsi="Bahnschrift" w:cs="Times New Roman"/>
        </w:rPr>
        <w:t>04/08/25</w:t>
      </w:r>
      <w:r w:rsidR="2D742403">
        <w:br/>
      </w:r>
      <w:r w:rsidRPr="318E2694">
        <w:rPr>
          <w:rFonts w:ascii="Bahnschrift" w:hAnsi="Bahnschrift" w:cs="Times New Roman"/>
        </w:rPr>
        <w:t xml:space="preserve">Location: </w:t>
      </w:r>
      <w:r w:rsidR="5F29486E" w:rsidRPr="318E2694">
        <w:rPr>
          <w:rFonts w:ascii="Bahnschrift" w:hAnsi="Bahnschrift" w:cs="Times New Roman"/>
        </w:rPr>
        <w:t>In-Person (Kristelle online)</w:t>
      </w:r>
      <w:r w:rsidR="2D742403">
        <w:br/>
      </w:r>
      <w:r w:rsidRPr="318E2694">
        <w:rPr>
          <w:rFonts w:ascii="Bahnschrift" w:hAnsi="Bahnschrift" w:cs="Times New Roman"/>
        </w:rPr>
        <w:t xml:space="preserve">Minute Taker: </w:t>
      </w:r>
      <w:r w:rsidR="30091A37" w:rsidRPr="318E2694">
        <w:rPr>
          <w:rFonts w:ascii="Bahnschrift" w:hAnsi="Bahnschrift" w:cs="Times New Roman"/>
        </w:rPr>
        <w:t>Kristelle</w:t>
      </w:r>
      <w:r w:rsidR="2D742403">
        <w:br/>
      </w:r>
      <w:r w:rsidRPr="318E2694">
        <w:rPr>
          <w:rFonts w:ascii="Bahnschrift" w:hAnsi="Bahnschrift" w:cs="Times New Roman"/>
        </w:rPr>
        <w:t>Members Present:</w:t>
      </w:r>
      <w:r w:rsidR="45496C68" w:rsidRPr="318E2694">
        <w:rPr>
          <w:rFonts w:ascii="Bahnschrift" w:hAnsi="Bahnschrift" w:cs="Times New Roman"/>
        </w:rPr>
        <w:t xml:space="preserve"> Pratham, Kristelle, Talha</w:t>
      </w:r>
      <w:r w:rsidR="50F75531" w:rsidRPr="318E2694">
        <w:rPr>
          <w:rFonts w:ascii="Bahnschrift" w:hAnsi="Bahnschrift" w:cs="Times New Roman"/>
        </w:rPr>
        <w:t>, James</w:t>
      </w:r>
    </w:p>
    <w:p w14:paraId="4CF8AEEA" w14:textId="77777777" w:rsidR="2D742403" w:rsidRDefault="633E2FB3" w:rsidP="318E2694">
      <w:pPr>
        <w:rPr>
          <w:rFonts w:ascii="Bahnschrift" w:hAnsi="Bahnschrift" w:cs="Times New Roman"/>
          <w:b/>
          <w:bCs/>
          <w:sz w:val="28"/>
          <w:szCs w:val="28"/>
          <w:u w:val="single"/>
          <w:lang w:val="en-US"/>
        </w:rPr>
      </w:pPr>
      <w:r w:rsidRPr="318E2694">
        <w:rPr>
          <w:rFonts w:ascii="Bahnschrift" w:hAnsi="Bahnschrift" w:cs="Times New Roman"/>
          <w:b/>
          <w:bCs/>
          <w:sz w:val="28"/>
          <w:szCs w:val="28"/>
          <w:u w:val="single"/>
        </w:rPr>
        <w:t>Meeting Agenda:</w:t>
      </w:r>
    </w:p>
    <w:p w14:paraId="05F1A429" w14:textId="3FBDD9B9" w:rsidR="2D742403" w:rsidRDefault="58F8AB5A" w:rsidP="318E2694">
      <w:pPr>
        <w:pStyle w:val="ListParagraph"/>
        <w:numPr>
          <w:ilvl w:val="0"/>
          <w:numId w:val="8"/>
        </w:numPr>
        <w:rPr>
          <w:rFonts w:ascii="Bahnschrift" w:hAnsi="Bahnschrift" w:cs="Times New Roman"/>
        </w:rPr>
      </w:pPr>
      <w:r w:rsidRPr="318E2694">
        <w:rPr>
          <w:rFonts w:ascii="Bahnschrift" w:hAnsi="Bahnschrift" w:cs="Times New Roman"/>
        </w:rPr>
        <w:t xml:space="preserve">Meeting with Morteza to talk about the collaboration </w:t>
      </w:r>
    </w:p>
    <w:p w14:paraId="4E22B185" w14:textId="77777777" w:rsidR="2D742403" w:rsidRDefault="633E2FB3" w:rsidP="318E2694">
      <w:pPr>
        <w:rPr>
          <w:rFonts w:ascii="Bahnschrift" w:hAnsi="Bahnschrift" w:cs="Times New Roman"/>
          <w:b/>
          <w:bCs/>
          <w:sz w:val="28"/>
          <w:szCs w:val="28"/>
          <w:u w:val="single"/>
          <w:lang w:val="en-US"/>
        </w:rPr>
      </w:pPr>
      <w:r w:rsidRPr="318E2694">
        <w:rPr>
          <w:rFonts w:ascii="Bahnschrift" w:hAnsi="Bahnschrift" w:cs="Times New Roman"/>
          <w:b/>
          <w:bCs/>
          <w:sz w:val="28"/>
          <w:szCs w:val="28"/>
          <w:u w:val="single"/>
        </w:rPr>
        <w:t>Recent Achievements:</w:t>
      </w:r>
    </w:p>
    <w:p w14:paraId="308ACF50" w14:textId="5A5F7D9C" w:rsidR="2D742403" w:rsidRDefault="16CAB296" w:rsidP="318E2694">
      <w:pPr>
        <w:pStyle w:val="ListParagraph"/>
        <w:numPr>
          <w:ilvl w:val="0"/>
          <w:numId w:val="3"/>
        </w:numPr>
        <w:rPr>
          <w:rFonts w:ascii="Bahnschrift" w:hAnsi="Bahnschrift" w:cs="Times New Roman"/>
          <w:lang w:val="en-US"/>
        </w:rPr>
      </w:pPr>
      <w:r w:rsidRPr="5757B98D">
        <w:rPr>
          <w:rFonts w:ascii="Bahnschrift" w:eastAsia="Bahnschrift" w:hAnsi="Bahnschrift" w:cs="Bahnschrift"/>
        </w:rPr>
        <w:t xml:space="preserve">Discussed </w:t>
      </w:r>
      <w:r w:rsidR="381A19EB" w:rsidRPr="5757B98D">
        <w:rPr>
          <w:rFonts w:ascii="Bahnschrift" w:eastAsia="Bahnschrift" w:hAnsi="Bahnschrift" w:cs="Bahnschrift"/>
        </w:rPr>
        <w:t xml:space="preserve">between </w:t>
      </w:r>
      <w:r w:rsidR="0273B509" w:rsidRPr="5757B98D">
        <w:rPr>
          <w:rFonts w:ascii="Bahnschrift" w:eastAsia="Bahnschrift" w:hAnsi="Bahnschrift" w:cs="Bahnschrift"/>
        </w:rPr>
        <w:t xml:space="preserve">groups if we should collaborate. </w:t>
      </w:r>
      <w:r>
        <w:br/>
      </w:r>
    </w:p>
    <w:p w14:paraId="05671153" w14:textId="77777777" w:rsidR="2D742403" w:rsidRDefault="633E2FB3" w:rsidP="318E2694">
      <w:pPr>
        <w:rPr>
          <w:rFonts w:ascii="Bahnschrift" w:hAnsi="Bahnschrift" w:cs="Times New Roman"/>
          <w:b/>
          <w:bCs/>
          <w:sz w:val="28"/>
          <w:szCs w:val="28"/>
          <w:u w:val="single"/>
          <w:lang w:val="en-US"/>
        </w:rPr>
      </w:pPr>
      <w:r w:rsidRPr="318E2694">
        <w:rPr>
          <w:rFonts w:ascii="Bahnschrift" w:hAnsi="Bahnschrift" w:cs="Times New Roman"/>
          <w:b/>
          <w:bCs/>
          <w:sz w:val="28"/>
          <w:szCs w:val="28"/>
          <w:u w:val="single"/>
        </w:rPr>
        <w:t>Meeting Discussions &amp; Outcomes:</w:t>
      </w:r>
    </w:p>
    <w:p w14:paraId="4D2E99BF" w14:textId="30DC57B8" w:rsidR="2D742403" w:rsidRDefault="7B51BB83" w:rsidP="318E2694">
      <w:pPr>
        <w:pStyle w:val="ListParagraph"/>
        <w:numPr>
          <w:ilvl w:val="0"/>
          <w:numId w:val="3"/>
        </w:numPr>
        <w:rPr>
          <w:rFonts w:ascii="Bahnschrift" w:hAnsi="Bahnschrift" w:cs="Times New Roman"/>
          <w:lang w:val="en-US"/>
        </w:rPr>
      </w:pPr>
      <w:r w:rsidRPr="318E2694">
        <w:rPr>
          <w:rFonts w:ascii="Bahnschrift" w:hAnsi="Bahnschrift" w:cs="Times New Roman"/>
        </w:rPr>
        <w:t>Original Plan:</w:t>
      </w:r>
      <w:r w:rsidR="199CC690" w:rsidRPr="318E2694">
        <w:rPr>
          <w:rFonts w:ascii="Bahnschrift" w:hAnsi="Bahnschrift" w:cs="Times New Roman"/>
        </w:rPr>
        <w:t xml:space="preserve"> Interfacing between the accelerators. We can have the same interface on the accelerator so both teams can progress independently. </w:t>
      </w:r>
    </w:p>
    <w:p w14:paraId="3B18A274" w14:textId="714D914E" w:rsidR="2D742403" w:rsidRDefault="77CE39D2" w:rsidP="318E2694">
      <w:pPr>
        <w:pStyle w:val="ListParagraph"/>
        <w:numPr>
          <w:ilvl w:val="0"/>
          <w:numId w:val="3"/>
        </w:numPr>
        <w:rPr>
          <w:rFonts w:ascii="Bahnschrift" w:hAnsi="Bahnschrift" w:cs="Times New Roman"/>
          <w:lang w:val="en-US"/>
        </w:rPr>
      </w:pPr>
      <w:r w:rsidRPr="5757B98D">
        <w:rPr>
          <w:rFonts w:ascii="Bahnschrift" w:hAnsi="Bahnschrift" w:cs="Times New Roman"/>
        </w:rPr>
        <w:t>Issue: Gating might not help with the throughput. Morteza: For example, with a 4x4, we can do 16 operations in one clock cycle</w:t>
      </w:r>
      <w:r w:rsidR="335F74BF" w:rsidRPr="5757B98D">
        <w:rPr>
          <w:rFonts w:ascii="Bahnschrift" w:hAnsi="Bahnschrift" w:cs="Times New Roman"/>
        </w:rPr>
        <w:t xml:space="preserve"> at best. </w:t>
      </w:r>
      <w:r w:rsidR="745379E0" w:rsidRPr="5757B98D">
        <w:rPr>
          <w:rFonts w:ascii="Bahnschrift" w:hAnsi="Bahnschrift" w:cs="Times New Roman"/>
        </w:rPr>
        <w:t xml:space="preserve">If we need to do some processing, then this will introduce latency. If we assume the matrix is stored in row major, but if the input is provided as column major, this will cause issues. If we let the architecture to handle both, then we won’t have these issues, </w:t>
      </w:r>
      <w:proofErr w:type="spellStart"/>
      <w:r w:rsidR="745379E0" w:rsidRPr="5757B98D">
        <w:rPr>
          <w:rFonts w:ascii="Bahnschrift" w:hAnsi="Bahnschrift" w:cs="Times New Roman"/>
        </w:rPr>
        <w:t>otehrwise</w:t>
      </w:r>
      <w:proofErr w:type="spellEnd"/>
      <w:r w:rsidR="745379E0" w:rsidRPr="5757B98D">
        <w:rPr>
          <w:rFonts w:ascii="Bahnschrift" w:hAnsi="Bahnschrift" w:cs="Times New Roman"/>
        </w:rPr>
        <w:t xml:space="preserve"> we would have additional latency.</w:t>
      </w:r>
    </w:p>
    <w:p w14:paraId="33E76DF0" w14:textId="2E2BFA80" w:rsidR="745379E0" w:rsidRDefault="745379E0"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The benefit of systolic array </w:t>
      </w:r>
      <w:proofErr w:type="gramStart"/>
      <w:r w:rsidRPr="5757B98D">
        <w:rPr>
          <w:rFonts w:ascii="Bahnschrift" w:hAnsi="Bahnschrift" w:cs="Times New Roman"/>
          <w:lang w:val="en-US"/>
        </w:rPr>
        <w:t>is</w:t>
      </w:r>
      <w:proofErr w:type="gramEnd"/>
      <w:r w:rsidRPr="5757B98D">
        <w:rPr>
          <w:rFonts w:ascii="Bahnschrift" w:hAnsi="Bahnschrift" w:cs="Times New Roman"/>
          <w:lang w:val="en-US"/>
        </w:rPr>
        <w:t xml:space="preserve"> we have higher </w:t>
      </w:r>
      <w:proofErr w:type="gramStart"/>
      <w:r w:rsidRPr="5757B98D">
        <w:rPr>
          <w:rFonts w:ascii="Bahnschrift" w:hAnsi="Bahnschrift" w:cs="Times New Roman"/>
          <w:lang w:val="en-US"/>
        </w:rPr>
        <w:t>level</w:t>
      </w:r>
      <w:proofErr w:type="gramEnd"/>
      <w:r w:rsidRPr="5757B98D">
        <w:rPr>
          <w:rFonts w:ascii="Bahnschrift" w:hAnsi="Bahnschrift" w:cs="Times New Roman"/>
          <w:lang w:val="en-US"/>
        </w:rPr>
        <w:t xml:space="preserve"> </w:t>
      </w:r>
      <w:r w:rsidR="144E8419" w:rsidRPr="5757B98D">
        <w:rPr>
          <w:rFonts w:ascii="Bahnschrift" w:hAnsi="Bahnschrift" w:cs="Times New Roman"/>
          <w:lang w:val="en-US"/>
        </w:rPr>
        <w:t>of</w:t>
      </w:r>
      <w:r w:rsidRPr="5757B98D">
        <w:rPr>
          <w:rFonts w:ascii="Bahnschrift" w:hAnsi="Bahnschrift" w:cs="Times New Roman"/>
          <w:lang w:val="en-US"/>
        </w:rPr>
        <w:t xml:space="preserve"> </w:t>
      </w:r>
      <w:r w:rsidR="5C38AE43" w:rsidRPr="5757B98D">
        <w:rPr>
          <w:rFonts w:ascii="Bahnschrift" w:hAnsi="Bahnschrift" w:cs="Times New Roman"/>
          <w:lang w:val="en-US"/>
        </w:rPr>
        <w:t>parallelism,</w:t>
      </w:r>
      <w:r w:rsidRPr="5757B98D">
        <w:rPr>
          <w:rFonts w:ascii="Bahnschrift" w:hAnsi="Bahnschrift" w:cs="Times New Roman"/>
          <w:lang w:val="en-US"/>
        </w:rPr>
        <w:t xml:space="preserve"> but the latency might be high. The processor may run at 100MHz and the systolic array at 500Mhz, this means </w:t>
      </w:r>
      <w:r w:rsidR="04ADC07D" w:rsidRPr="5757B98D">
        <w:rPr>
          <w:rFonts w:ascii="Bahnschrift" w:hAnsi="Bahnschrift" w:cs="Times New Roman"/>
          <w:lang w:val="en-US"/>
        </w:rPr>
        <w:t>systolic</w:t>
      </w:r>
      <w:r w:rsidRPr="5757B98D">
        <w:rPr>
          <w:rFonts w:ascii="Bahnschrift" w:hAnsi="Bahnschrift" w:cs="Times New Roman"/>
          <w:lang w:val="en-US"/>
        </w:rPr>
        <w:t xml:space="preserve"> array runs 5x, so we reduce latency on </w:t>
      </w:r>
      <w:proofErr w:type="spellStart"/>
      <w:r w:rsidRPr="5757B98D">
        <w:rPr>
          <w:rFonts w:ascii="Bahnschrift" w:hAnsi="Bahnschrift" w:cs="Times New Roman"/>
          <w:lang w:val="en-US"/>
        </w:rPr>
        <w:t>teh</w:t>
      </w:r>
      <w:proofErr w:type="spellEnd"/>
      <w:r w:rsidRPr="5757B98D">
        <w:rPr>
          <w:rFonts w:ascii="Bahnschrift" w:hAnsi="Bahnschrift" w:cs="Times New Roman"/>
          <w:lang w:val="en-US"/>
        </w:rPr>
        <w:t xml:space="preserve"> processor (pre-buffering?)</w:t>
      </w:r>
    </w:p>
    <w:p w14:paraId="5B38325F" w14:textId="0F062A10" w:rsidR="745379E0" w:rsidRDefault="745379E0"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We should have something </w:t>
      </w:r>
      <w:r w:rsidR="53E2E49E" w:rsidRPr="5757B98D">
        <w:rPr>
          <w:rFonts w:ascii="Bahnschrift" w:hAnsi="Bahnschrift" w:cs="Times New Roman"/>
          <w:lang w:val="en-US"/>
        </w:rPr>
        <w:t>straightforward</w:t>
      </w:r>
      <w:r w:rsidRPr="5757B98D">
        <w:rPr>
          <w:rFonts w:ascii="Bahnschrift" w:hAnsi="Bahnschrift" w:cs="Times New Roman"/>
          <w:lang w:val="en-US"/>
        </w:rPr>
        <w:t xml:space="preserve"> from a working POV. If we don’t know how it works </w:t>
      </w:r>
      <w:r w:rsidR="46CEF64C" w:rsidRPr="5757B98D">
        <w:rPr>
          <w:rFonts w:ascii="Bahnschrift" w:hAnsi="Bahnschrift" w:cs="Times New Roman"/>
          <w:lang w:val="en-US"/>
        </w:rPr>
        <w:t>fundament</w:t>
      </w:r>
      <w:r w:rsidRPr="5757B98D">
        <w:rPr>
          <w:rFonts w:ascii="Bahnschrift" w:hAnsi="Bahnschrift" w:cs="Times New Roman"/>
          <w:lang w:val="en-US"/>
        </w:rPr>
        <w:t xml:space="preserve">ally then we can’t </w:t>
      </w:r>
      <w:proofErr w:type="spellStart"/>
      <w:r w:rsidRPr="5757B98D">
        <w:rPr>
          <w:rFonts w:ascii="Bahnschrift" w:hAnsi="Bahnschrift" w:cs="Times New Roman"/>
          <w:lang w:val="en-US"/>
        </w:rPr>
        <w:t>optimise</w:t>
      </w:r>
      <w:proofErr w:type="spellEnd"/>
      <w:r w:rsidRPr="5757B98D">
        <w:rPr>
          <w:rFonts w:ascii="Bahnschrift" w:hAnsi="Bahnschrift" w:cs="Times New Roman"/>
          <w:lang w:val="en-US"/>
        </w:rPr>
        <w:t xml:space="preserve"> / improve. </w:t>
      </w:r>
    </w:p>
    <w:p w14:paraId="35189B83" w14:textId="419B8B92" w:rsidR="180CD4F4" w:rsidRDefault="180CD4F4"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For report: we need to discuss the trade-offs of the architecture (like increasing the clock but more idling for example)</w:t>
      </w:r>
    </w:p>
    <w:p w14:paraId="2BFC4BFD" w14:textId="4D768325" w:rsidR="180CD4F4" w:rsidRDefault="180CD4F4"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If designed well in Aria, then we can reach 200MHz shouldn’t be a problem. Even for NIOS II up to 100MHz.</w:t>
      </w:r>
    </w:p>
    <w:p w14:paraId="0C0FAA34" w14:textId="359F3018" w:rsidR="180CD4F4" w:rsidRDefault="180CD4F4"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Morteza’s response to the compacting sparsity issue in NIOS: If we know the sparsity, then we can take advantage of this. If sparsity is not known, then it will cause issues. </w:t>
      </w:r>
      <w:r w:rsidR="608B2995" w:rsidRPr="5757B98D">
        <w:rPr>
          <w:rFonts w:ascii="Bahnschrift" w:hAnsi="Bahnschrift" w:cs="Times New Roman"/>
          <w:lang w:val="en-US"/>
        </w:rPr>
        <w:t xml:space="preserve">The controller should be able to deal with the sparsity by </w:t>
      </w:r>
      <w:r w:rsidR="450E077C" w:rsidRPr="5757B98D">
        <w:rPr>
          <w:rFonts w:ascii="Bahnschrift" w:hAnsi="Bahnschrift" w:cs="Times New Roman"/>
          <w:lang w:val="en-US"/>
        </w:rPr>
        <w:t>knowing</w:t>
      </w:r>
      <w:r w:rsidR="608B2995" w:rsidRPr="5757B98D">
        <w:rPr>
          <w:rFonts w:ascii="Bahnschrift" w:hAnsi="Bahnschrift" w:cs="Times New Roman"/>
          <w:lang w:val="en-US"/>
        </w:rPr>
        <w:t xml:space="preserve"> ..</w:t>
      </w:r>
      <w:r w:rsidR="38F158F3" w:rsidRPr="5757B98D">
        <w:rPr>
          <w:rFonts w:ascii="Bahnschrift" w:hAnsi="Bahnschrift" w:cs="Times New Roman"/>
          <w:lang w:val="en-US"/>
        </w:rPr>
        <w:t>....</w:t>
      </w:r>
      <w:r w:rsidR="608B2995" w:rsidRPr="5757B98D">
        <w:rPr>
          <w:rFonts w:ascii="Bahnschrift" w:hAnsi="Bahnschrift" w:cs="Times New Roman"/>
          <w:lang w:val="en-US"/>
        </w:rPr>
        <w:t xml:space="preserve"> static scheduling </w:t>
      </w:r>
    </w:p>
    <w:p w14:paraId="3A6843ED" w14:textId="58CED9E7" w:rsidR="08F73C2B" w:rsidRDefault="08F73C2B"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What assumptions </w:t>
      </w:r>
      <w:proofErr w:type="gramStart"/>
      <w:r w:rsidRPr="5757B98D">
        <w:rPr>
          <w:rFonts w:ascii="Bahnschrift" w:hAnsi="Bahnschrift" w:cs="Times New Roman"/>
          <w:lang w:val="en-US"/>
        </w:rPr>
        <w:t>does</w:t>
      </w:r>
      <w:proofErr w:type="gramEnd"/>
      <w:r w:rsidRPr="5757B98D">
        <w:rPr>
          <w:rFonts w:ascii="Bahnschrift" w:hAnsi="Bahnschrift" w:cs="Times New Roman"/>
          <w:lang w:val="en-US"/>
        </w:rPr>
        <w:t xml:space="preserve"> our hardware accelerator </w:t>
      </w:r>
      <w:proofErr w:type="gramStart"/>
      <w:r w:rsidRPr="5757B98D">
        <w:rPr>
          <w:rFonts w:ascii="Bahnschrift" w:hAnsi="Bahnschrift" w:cs="Times New Roman"/>
          <w:lang w:val="en-US"/>
        </w:rPr>
        <w:t>take</w:t>
      </w:r>
      <w:proofErr w:type="gramEnd"/>
      <w:r w:rsidRPr="5757B98D">
        <w:rPr>
          <w:rFonts w:ascii="Bahnschrift" w:hAnsi="Bahnschrift" w:cs="Times New Roman"/>
          <w:lang w:val="en-US"/>
        </w:rPr>
        <w:t xml:space="preserve"> when it comes to the input?</w:t>
      </w:r>
    </w:p>
    <w:p w14:paraId="2264B938" w14:textId="2210E339" w:rsidR="08F73C2B" w:rsidRDefault="08F73C2B"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Ping-pong buffer </w:t>
      </w:r>
    </w:p>
    <w:p w14:paraId="28F9FD8D" w14:textId="32BB5DF7" w:rsidR="5CF393CD" w:rsidRDefault="5CF393CD"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There is </w:t>
      </w:r>
      <w:r w:rsidR="78D23E92" w:rsidRPr="5757B98D">
        <w:rPr>
          <w:rFonts w:ascii="Bahnschrift" w:hAnsi="Bahnschrift" w:cs="Times New Roman"/>
          <w:lang w:val="en-US"/>
        </w:rPr>
        <w:t>no</w:t>
      </w:r>
      <w:r w:rsidRPr="5757B98D">
        <w:rPr>
          <w:rFonts w:ascii="Bahnschrift" w:hAnsi="Bahnschrift" w:cs="Times New Roman"/>
          <w:lang w:val="en-US"/>
        </w:rPr>
        <w:t xml:space="preserve"> embedded memory block (depending on </w:t>
      </w:r>
      <w:r w:rsidR="4A8E1152" w:rsidRPr="5757B98D">
        <w:rPr>
          <w:rFonts w:ascii="Bahnschrift" w:hAnsi="Bahnschrift" w:cs="Times New Roman"/>
          <w:lang w:val="en-US"/>
        </w:rPr>
        <w:t>FPGA</w:t>
      </w:r>
      <w:r w:rsidRPr="5757B98D">
        <w:rPr>
          <w:rFonts w:ascii="Bahnschrift" w:hAnsi="Bahnschrift" w:cs="Times New Roman"/>
          <w:lang w:val="en-US"/>
        </w:rPr>
        <w:t xml:space="preserve">) </w:t>
      </w:r>
      <w:r w:rsidR="0C48509F" w:rsidRPr="5757B98D">
        <w:rPr>
          <w:rFonts w:ascii="Bahnschrift" w:hAnsi="Bahnschrift" w:cs="Times New Roman"/>
          <w:lang w:val="en-US"/>
        </w:rPr>
        <w:t>which</w:t>
      </w:r>
      <w:r w:rsidRPr="5757B98D">
        <w:rPr>
          <w:rFonts w:ascii="Bahnschrift" w:hAnsi="Bahnschrift" w:cs="Times New Roman"/>
          <w:lang w:val="en-US"/>
        </w:rPr>
        <w:t xml:space="preserve"> </w:t>
      </w:r>
      <w:r w:rsidR="3081E596" w:rsidRPr="5757B98D">
        <w:rPr>
          <w:rFonts w:ascii="Bahnschrift" w:hAnsi="Bahnschrift" w:cs="Times New Roman"/>
          <w:lang w:val="en-US"/>
        </w:rPr>
        <w:t>can</w:t>
      </w:r>
      <w:r w:rsidRPr="5757B98D">
        <w:rPr>
          <w:rFonts w:ascii="Bahnschrift" w:hAnsi="Bahnschrift" w:cs="Times New Roman"/>
          <w:lang w:val="en-US"/>
        </w:rPr>
        <w:t xml:space="preserve"> have 2 read </w:t>
      </w:r>
      <w:proofErr w:type="gramStart"/>
      <w:r w:rsidRPr="5757B98D">
        <w:rPr>
          <w:rFonts w:ascii="Bahnschrift" w:hAnsi="Bahnschrift" w:cs="Times New Roman"/>
          <w:lang w:val="en-US"/>
        </w:rPr>
        <w:t>port</w:t>
      </w:r>
      <w:proofErr w:type="gramEnd"/>
      <w:r w:rsidR="28ECC02F" w:rsidRPr="5757B98D">
        <w:rPr>
          <w:rFonts w:ascii="Bahnschrift" w:hAnsi="Bahnschrift" w:cs="Times New Roman"/>
          <w:lang w:val="en-US"/>
        </w:rPr>
        <w:t xml:space="preserve"> a</w:t>
      </w:r>
      <w:r w:rsidRPr="5757B98D">
        <w:rPr>
          <w:rFonts w:ascii="Bahnschrift" w:hAnsi="Bahnschrift" w:cs="Times New Roman"/>
          <w:lang w:val="en-US"/>
        </w:rPr>
        <w:t xml:space="preserve">nd 1 write </w:t>
      </w:r>
      <w:proofErr w:type="gramStart"/>
      <w:r w:rsidRPr="5757B98D">
        <w:rPr>
          <w:rFonts w:ascii="Bahnschrift" w:hAnsi="Bahnschrift" w:cs="Times New Roman"/>
          <w:lang w:val="en-US"/>
        </w:rPr>
        <w:t>port</w:t>
      </w:r>
      <w:proofErr w:type="gramEnd"/>
      <w:r w:rsidRPr="5757B98D">
        <w:rPr>
          <w:rFonts w:ascii="Bahnschrift" w:hAnsi="Bahnschrift" w:cs="Times New Roman"/>
          <w:lang w:val="en-US"/>
        </w:rPr>
        <w:t xml:space="preserve">. They duplicate the register file. </w:t>
      </w:r>
    </w:p>
    <w:p w14:paraId="44E2D6BE" w14:textId="23665E9D" w:rsidR="694F23CB" w:rsidRDefault="694F23CB"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Most designs that are fast use more resources. If we want to reduce power, then we should reduce external </w:t>
      </w:r>
      <w:r w:rsidRPr="5757B98D">
        <w:rPr>
          <w:rFonts w:ascii="Bahnschrift" w:hAnsi="Bahnschrift" w:cs="Times New Roman"/>
          <w:lang w:val="en-US"/>
        </w:rPr>
        <w:lastRenderedPageBreak/>
        <w:t xml:space="preserve">memory. On-chip memory on FPGA might not be that problematic in POV of power. </w:t>
      </w:r>
    </w:p>
    <w:p w14:paraId="1FA38B92" w14:textId="24D6BE25" w:rsidR="7883FCE5" w:rsidRDefault="7883FCE5"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The hardware accelerator expects </w:t>
      </w:r>
      <w:proofErr w:type="gramStart"/>
      <w:r w:rsidRPr="5757B98D">
        <w:rPr>
          <w:rFonts w:ascii="Bahnschrift" w:hAnsi="Bahnschrift" w:cs="Times New Roman"/>
          <w:lang w:val="en-US"/>
        </w:rPr>
        <w:t>an input</w:t>
      </w:r>
      <w:proofErr w:type="gramEnd"/>
      <w:r w:rsidRPr="5757B98D">
        <w:rPr>
          <w:rFonts w:ascii="Bahnschrift" w:hAnsi="Bahnschrift" w:cs="Times New Roman"/>
          <w:lang w:val="en-US"/>
        </w:rPr>
        <w:t xml:space="preserve"> and output in a specific format. </w:t>
      </w:r>
    </w:p>
    <w:p w14:paraId="3CF77860" w14:textId="4D6DBC97" w:rsidR="272033F2" w:rsidRDefault="272033F2"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Timing information is important </w:t>
      </w:r>
    </w:p>
    <w:p w14:paraId="5B31E259" w14:textId="6C0F8997" w:rsidR="0287A3FB" w:rsidRDefault="0287A3FB"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NIOS II can access the register </w:t>
      </w:r>
      <w:proofErr w:type="gramStart"/>
      <w:r w:rsidRPr="5757B98D">
        <w:rPr>
          <w:rFonts w:ascii="Bahnschrift" w:hAnsi="Bahnschrift" w:cs="Times New Roman"/>
          <w:lang w:val="en-US"/>
        </w:rPr>
        <w:t>file</w:t>
      </w:r>
      <w:proofErr w:type="gramEnd"/>
      <w:r w:rsidRPr="5757B98D">
        <w:rPr>
          <w:rFonts w:ascii="Bahnschrift" w:hAnsi="Bahnschrift" w:cs="Times New Roman"/>
          <w:lang w:val="en-US"/>
        </w:rPr>
        <w:t xml:space="preserve"> but NIOS V can’t</w:t>
      </w:r>
    </w:p>
    <w:p w14:paraId="7464015F" w14:textId="15CE59A4" w:rsidR="5EE9DCA9" w:rsidRDefault="5EE9DCA9" w:rsidP="5757B98D">
      <w:pPr>
        <w:pStyle w:val="ListParagraph"/>
        <w:numPr>
          <w:ilvl w:val="0"/>
          <w:numId w:val="3"/>
        </w:numPr>
        <w:rPr>
          <w:rFonts w:ascii="Bahnschrift" w:hAnsi="Bahnschrift" w:cs="Times New Roman"/>
          <w:lang w:val="en-US"/>
        </w:rPr>
      </w:pPr>
      <w:r w:rsidRPr="5757B98D">
        <w:rPr>
          <w:rFonts w:ascii="Bahnschrift" w:hAnsi="Bahnschrift" w:cs="Times New Roman"/>
          <w:lang w:val="en-US"/>
        </w:rPr>
        <w:t xml:space="preserve">If we can reconfigure the data </w:t>
      </w:r>
      <w:proofErr w:type="spellStart"/>
      <w:r w:rsidRPr="5757B98D">
        <w:rPr>
          <w:rFonts w:ascii="Bahnschrift" w:hAnsi="Bahnschrift" w:cs="Times New Roman"/>
          <w:lang w:val="en-US"/>
        </w:rPr>
        <w:t>tpye</w:t>
      </w:r>
      <w:proofErr w:type="spellEnd"/>
      <w:r w:rsidRPr="5757B98D">
        <w:rPr>
          <w:rFonts w:ascii="Bahnschrift" w:hAnsi="Bahnschrift" w:cs="Times New Roman"/>
          <w:lang w:val="en-US"/>
        </w:rPr>
        <w:t xml:space="preserve"> (like int8 to fp32) in run-time, it takes x time, therefore this is enough for reconfiguration </w:t>
      </w:r>
    </w:p>
    <w:p w14:paraId="48A80A06" w14:textId="77777777" w:rsidR="2D742403" w:rsidRDefault="633E2FB3" w:rsidP="318E2694">
      <w:pPr>
        <w:pStyle w:val="ListParagraph"/>
        <w:ind w:left="0"/>
        <w:rPr>
          <w:rFonts w:ascii="Bahnschrift" w:hAnsi="Bahnschrift" w:cs="Times New Roman"/>
          <w:b/>
          <w:bCs/>
          <w:u w:val="single"/>
          <w:lang w:val="en-US"/>
        </w:rPr>
      </w:pPr>
      <w:r w:rsidRPr="318E2694">
        <w:rPr>
          <w:rFonts w:ascii="Bahnschrift" w:hAnsi="Bahnschrift" w:cs="Times New Roman"/>
          <w:b/>
          <w:bCs/>
          <w:sz w:val="28"/>
          <w:szCs w:val="28"/>
          <w:u w:val="single"/>
        </w:rPr>
        <w:t>To-Do:</w:t>
      </w:r>
    </w:p>
    <w:p w14:paraId="5C1012C6" w14:textId="4A633052" w:rsidR="2D742403" w:rsidRDefault="690CA581" w:rsidP="318E2694">
      <w:pPr>
        <w:pStyle w:val="ListParagraph"/>
        <w:numPr>
          <w:ilvl w:val="0"/>
          <w:numId w:val="9"/>
        </w:numPr>
        <w:rPr>
          <w:rFonts w:ascii="Bahnschrift" w:hAnsi="Bahnschrift" w:cs="Times New Roman"/>
          <w:lang w:val="en-US"/>
        </w:rPr>
      </w:pPr>
      <w:proofErr w:type="gramStart"/>
      <w:r w:rsidRPr="5757B98D">
        <w:rPr>
          <w:rFonts w:ascii="Bahnschrift" w:hAnsi="Bahnschrift" w:cs="Times New Roman"/>
          <w:lang w:val="en-US"/>
        </w:rPr>
        <w:t>Remind</w:t>
      </w:r>
      <w:proofErr w:type="gramEnd"/>
      <w:r w:rsidRPr="5757B98D">
        <w:rPr>
          <w:rFonts w:ascii="Bahnschrift" w:hAnsi="Bahnschrift" w:cs="Times New Roman"/>
          <w:lang w:val="en-US"/>
        </w:rPr>
        <w:t xml:space="preserve"> Morteza to send us the previous year’s report </w:t>
      </w:r>
    </w:p>
    <w:p w14:paraId="082EF10C" w14:textId="4929FB08" w:rsidR="690CA581" w:rsidRDefault="690CA581" w:rsidP="5757B98D">
      <w:pPr>
        <w:pStyle w:val="ListParagraph"/>
        <w:numPr>
          <w:ilvl w:val="0"/>
          <w:numId w:val="9"/>
        </w:numPr>
        <w:rPr>
          <w:rFonts w:ascii="Bahnschrift" w:hAnsi="Bahnschrift" w:cs="Times New Roman"/>
          <w:lang w:val="en-US"/>
        </w:rPr>
      </w:pPr>
      <w:r w:rsidRPr="5757B98D">
        <w:rPr>
          <w:rFonts w:ascii="Bahnschrift" w:hAnsi="Bahnschrift" w:cs="Times New Roman"/>
          <w:lang w:val="en-US"/>
        </w:rPr>
        <w:t xml:space="preserve">For summer research, look at the university’s deadline and requirements </w:t>
      </w:r>
    </w:p>
    <w:p w14:paraId="6442F031" w14:textId="23A3F13F" w:rsidR="2D742403" w:rsidRDefault="633E2FB3" w:rsidP="318E2694">
      <w:pPr>
        <w:rPr>
          <w:rFonts w:ascii="Bahnschrift" w:hAnsi="Bahnschrift" w:cs="Times New Roman"/>
          <w:b/>
          <w:bCs/>
          <w:sz w:val="28"/>
          <w:szCs w:val="28"/>
          <w:u w:val="single"/>
          <w:lang w:val="en-US"/>
        </w:rPr>
      </w:pPr>
      <w:r w:rsidRPr="318E2694">
        <w:rPr>
          <w:rFonts w:ascii="Bahnschrift" w:hAnsi="Bahnschrift" w:cs="Times New Roman"/>
          <w:b/>
          <w:bCs/>
          <w:sz w:val="28"/>
          <w:szCs w:val="28"/>
          <w:u w:val="single"/>
        </w:rPr>
        <w:t>Deadline</w:t>
      </w:r>
    </w:p>
    <w:p w14:paraId="07293834" w14:textId="0552A64A" w:rsidR="2D742403" w:rsidRDefault="4002F7EF" w:rsidP="5757B98D">
      <w:pPr>
        <w:pStyle w:val="ListParagraph"/>
        <w:numPr>
          <w:ilvl w:val="0"/>
          <w:numId w:val="1"/>
        </w:numPr>
        <w:rPr>
          <w:rFonts w:ascii="Bahnschrift" w:hAnsi="Bahnschrift" w:cs="Times New Roman"/>
          <w:lang w:val="en-US"/>
        </w:rPr>
      </w:pPr>
      <w:r w:rsidRPr="7D6FD298">
        <w:rPr>
          <w:rFonts w:ascii="Bahnschrift" w:hAnsi="Bahnschrift" w:cs="Times New Roman"/>
          <w:lang w:val="en-US"/>
        </w:rPr>
        <w:t xml:space="preserve">Plan everything BY WEEK 8. Aim to finish the experimental part of the work. </w:t>
      </w:r>
    </w:p>
    <w:p w14:paraId="7F83DFF0" w14:textId="031A5522" w:rsidR="7D6FD298" w:rsidRDefault="7D6FD298">
      <w:r>
        <w:br w:type="page"/>
      </w:r>
    </w:p>
    <w:p w14:paraId="0E3B356C" w14:textId="1108D6A4" w:rsidR="64DF42E3" w:rsidRDefault="64DF42E3" w:rsidP="7D6FD298">
      <w:pPr>
        <w:rPr>
          <w:rFonts w:ascii="Bahnschrift" w:hAnsi="Bahnschrift" w:cs="Times New Roman"/>
        </w:rPr>
      </w:pPr>
      <w:r w:rsidRPr="7D6FD298">
        <w:rPr>
          <w:rFonts w:ascii="Bahnschrift" w:hAnsi="Bahnschrift" w:cs="Times New Roman"/>
          <w:b/>
          <w:bCs/>
          <w:sz w:val="28"/>
          <w:szCs w:val="28"/>
          <w:u w:val="single"/>
        </w:rPr>
        <w:lastRenderedPageBreak/>
        <w:t>Meeting Details:</w:t>
      </w:r>
      <w:r>
        <w:br/>
      </w:r>
      <w:r w:rsidRPr="7D6FD298">
        <w:rPr>
          <w:rFonts w:ascii="Bahnschrift" w:hAnsi="Bahnschrift" w:cs="Times New Roman"/>
        </w:rPr>
        <w:t>Date: 14/08/25</w:t>
      </w:r>
      <w:r>
        <w:br/>
      </w:r>
      <w:r w:rsidRPr="7D6FD298">
        <w:rPr>
          <w:rFonts w:ascii="Bahnschrift" w:hAnsi="Bahnschrift" w:cs="Times New Roman"/>
        </w:rPr>
        <w:t>Location: Online</w:t>
      </w:r>
      <w:r>
        <w:br/>
      </w:r>
      <w:r w:rsidRPr="7D6FD298">
        <w:rPr>
          <w:rFonts w:ascii="Bahnschrift" w:hAnsi="Bahnschrift" w:cs="Times New Roman"/>
        </w:rPr>
        <w:t>Minute Taker: Kristelle</w:t>
      </w:r>
      <w:r>
        <w:br/>
      </w:r>
      <w:r w:rsidRPr="7D6FD298">
        <w:rPr>
          <w:rFonts w:ascii="Bahnschrift" w:hAnsi="Bahnschrift" w:cs="Times New Roman"/>
        </w:rPr>
        <w:t>Members Present: Pratham, Kristelle</w:t>
      </w:r>
    </w:p>
    <w:p w14:paraId="33D75B1B" w14:textId="77777777" w:rsidR="64DF42E3" w:rsidRDefault="64DF42E3" w:rsidP="7D6FD298">
      <w:pPr>
        <w:rPr>
          <w:rFonts w:ascii="Bahnschrift" w:hAnsi="Bahnschrift" w:cs="Times New Roman"/>
          <w:b/>
          <w:bCs/>
          <w:sz w:val="28"/>
          <w:szCs w:val="28"/>
          <w:u w:val="single"/>
        </w:rPr>
      </w:pPr>
      <w:r w:rsidRPr="7D6FD298">
        <w:rPr>
          <w:rFonts w:ascii="Bahnschrift" w:hAnsi="Bahnschrift" w:cs="Times New Roman"/>
          <w:b/>
          <w:bCs/>
          <w:sz w:val="28"/>
          <w:szCs w:val="28"/>
          <w:u w:val="single"/>
        </w:rPr>
        <w:t>Meeting Agenda:</w:t>
      </w:r>
    </w:p>
    <w:p w14:paraId="119186A5" w14:textId="3BAD8F2B" w:rsidR="64DF42E3" w:rsidRDefault="64DF42E3" w:rsidP="7D6FD298">
      <w:pPr>
        <w:pStyle w:val="ListParagraph"/>
        <w:numPr>
          <w:ilvl w:val="0"/>
          <w:numId w:val="8"/>
        </w:numPr>
        <w:rPr>
          <w:rFonts w:ascii="Bahnschrift" w:hAnsi="Bahnschrift" w:cs="Times New Roman"/>
        </w:rPr>
      </w:pPr>
      <w:r w:rsidRPr="7D6FD298">
        <w:rPr>
          <w:rFonts w:ascii="Bahnschrift" w:hAnsi="Bahnschrift" w:cs="Times New Roman"/>
        </w:rPr>
        <w:t>Weekly Catch-Up</w:t>
      </w:r>
    </w:p>
    <w:p w14:paraId="5EFEFBA4" w14:textId="77777777" w:rsidR="64DF42E3" w:rsidRDefault="64DF42E3" w:rsidP="7D6FD298">
      <w:pPr>
        <w:rPr>
          <w:rFonts w:ascii="Bahnschrift" w:hAnsi="Bahnschrift" w:cs="Times New Roman"/>
          <w:b/>
          <w:bCs/>
          <w:sz w:val="28"/>
          <w:szCs w:val="28"/>
          <w:u w:val="single"/>
        </w:rPr>
      </w:pPr>
      <w:r w:rsidRPr="7D6FD298">
        <w:rPr>
          <w:rFonts w:ascii="Bahnschrift" w:hAnsi="Bahnschrift" w:cs="Times New Roman"/>
          <w:b/>
          <w:bCs/>
          <w:sz w:val="28"/>
          <w:szCs w:val="28"/>
          <w:u w:val="single"/>
        </w:rPr>
        <w:t>Recent Achievements:</w:t>
      </w:r>
    </w:p>
    <w:p w14:paraId="570164BB" w14:textId="729E25A5" w:rsidR="64DF42E3" w:rsidRDefault="64DF42E3" w:rsidP="7D6FD298">
      <w:pPr>
        <w:pStyle w:val="ListParagraph"/>
        <w:numPr>
          <w:ilvl w:val="0"/>
          <w:numId w:val="3"/>
        </w:numPr>
        <w:rPr>
          <w:rFonts w:ascii="Bahnschrift" w:hAnsi="Bahnschrift" w:cs="Times New Roman"/>
        </w:rPr>
      </w:pPr>
      <w:r>
        <w:br/>
      </w:r>
    </w:p>
    <w:p w14:paraId="1D12E8C6" w14:textId="77777777" w:rsidR="64DF42E3" w:rsidRDefault="64DF42E3" w:rsidP="7D6FD298">
      <w:pPr>
        <w:rPr>
          <w:rFonts w:ascii="Bahnschrift" w:hAnsi="Bahnschrift" w:cs="Times New Roman"/>
          <w:b/>
          <w:bCs/>
          <w:sz w:val="28"/>
          <w:szCs w:val="28"/>
          <w:u w:val="single"/>
        </w:rPr>
      </w:pPr>
      <w:r w:rsidRPr="7D6FD298">
        <w:rPr>
          <w:rFonts w:ascii="Bahnschrift" w:hAnsi="Bahnschrift" w:cs="Times New Roman"/>
          <w:b/>
          <w:bCs/>
          <w:sz w:val="28"/>
          <w:szCs w:val="28"/>
          <w:u w:val="single"/>
        </w:rPr>
        <w:t>Meeting Discussions &amp; Outcomes:</w:t>
      </w:r>
    </w:p>
    <w:p w14:paraId="3EC9F642" w14:textId="7138B312" w:rsidR="3BC64A8E" w:rsidRDefault="3BC64A8E" w:rsidP="7D6FD298">
      <w:pPr>
        <w:pStyle w:val="ListParagraph"/>
        <w:numPr>
          <w:ilvl w:val="0"/>
          <w:numId w:val="3"/>
        </w:numPr>
        <w:rPr>
          <w:rFonts w:ascii="Bahnschrift" w:hAnsi="Bahnschrift" w:cs="Times New Roman"/>
        </w:rPr>
      </w:pPr>
      <w:r w:rsidRPr="7D6FD298">
        <w:rPr>
          <w:rFonts w:ascii="Bahnschrift" w:hAnsi="Bahnschrift" w:cs="Times New Roman"/>
        </w:rPr>
        <w:t xml:space="preserve">Testing with 8x8 array using numbers from MATLAB array </w:t>
      </w:r>
    </w:p>
    <w:p w14:paraId="38BA1769" w14:textId="4EF37D98" w:rsidR="3BC64A8E" w:rsidRDefault="3BC64A8E" w:rsidP="7D6FD298">
      <w:pPr>
        <w:pStyle w:val="ListParagraph"/>
        <w:numPr>
          <w:ilvl w:val="0"/>
          <w:numId w:val="3"/>
        </w:numPr>
        <w:rPr>
          <w:rFonts w:ascii="Bahnschrift" w:hAnsi="Bahnschrift" w:cs="Times New Roman"/>
        </w:rPr>
      </w:pPr>
      <w:r w:rsidRPr="7D6FD298">
        <w:rPr>
          <w:rFonts w:ascii="Bahnschrift" w:hAnsi="Bahnschrift" w:cs="Times New Roman"/>
        </w:rPr>
        <w:t>Testing using Top Level of SA</w:t>
      </w:r>
      <w:r w:rsidR="108BE02B" w:rsidRPr="7D6FD298">
        <w:rPr>
          <w:rFonts w:ascii="Bahnschrift" w:hAnsi="Bahnschrift" w:cs="Times New Roman"/>
        </w:rPr>
        <w:t xml:space="preserve">. </w:t>
      </w:r>
      <w:proofErr w:type="gramStart"/>
      <w:r w:rsidR="108BE02B" w:rsidRPr="7D6FD298">
        <w:rPr>
          <w:rFonts w:ascii="Bahnschrift" w:hAnsi="Bahnschrift" w:cs="Times New Roman"/>
        </w:rPr>
        <w:t>Basically</w:t>
      </w:r>
      <w:proofErr w:type="gramEnd"/>
      <w:r w:rsidR="108BE02B" w:rsidRPr="7D6FD298">
        <w:rPr>
          <w:rFonts w:ascii="Bahnschrift" w:hAnsi="Bahnschrift" w:cs="Times New Roman"/>
        </w:rPr>
        <w:t xml:space="preserve"> creating the matrix in TOP level from the values of the memory. </w:t>
      </w:r>
    </w:p>
    <w:p w14:paraId="4F06396D" w14:textId="73F0E0A8" w:rsidR="3BC64A8E" w:rsidRDefault="3BC64A8E" w:rsidP="7D6FD298">
      <w:pPr>
        <w:pStyle w:val="ListParagraph"/>
        <w:numPr>
          <w:ilvl w:val="0"/>
          <w:numId w:val="3"/>
        </w:numPr>
        <w:rPr>
          <w:rFonts w:ascii="Bahnschrift" w:hAnsi="Bahnschrift" w:cs="Times New Roman"/>
        </w:rPr>
      </w:pPr>
      <w:r w:rsidRPr="7D6FD298">
        <w:rPr>
          <w:rFonts w:ascii="Bahnschrift" w:hAnsi="Bahnschrift" w:cs="Times New Roman"/>
        </w:rPr>
        <w:t xml:space="preserve">Data Buffer and Weight Buffer </w:t>
      </w:r>
      <w:proofErr w:type="gramStart"/>
      <w:r w:rsidRPr="7D6FD298">
        <w:rPr>
          <w:rFonts w:ascii="Bahnschrift" w:hAnsi="Bahnschrift" w:cs="Times New Roman"/>
        </w:rPr>
        <w:t>is</w:t>
      </w:r>
      <w:proofErr w:type="gramEnd"/>
      <w:r w:rsidRPr="7D6FD298">
        <w:rPr>
          <w:rFonts w:ascii="Bahnschrift" w:hAnsi="Bahnschrift" w:cs="Times New Roman"/>
        </w:rPr>
        <w:t xml:space="preserve"> a .</w:t>
      </w:r>
      <w:proofErr w:type="spellStart"/>
      <w:r w:rsidRPr="7D6FD298">
        <w:rPr>
          <w:rFonts w:ascii="Bahnschrift" w:hAnsi="Bahnschrift" w:cs="Times New Roman"/>
        </w:rPr>
        <w:t>mif</w:t>
      </w:r>
      <w:proofErr w:type="spellEnd"/>
      <w:r w:rsidRPr="7D6FD298">
        <w:rPr>
          <w:rFonts w:ascii="Bahnschrift" w:hAnsi="Bahnschrift" w:cs="Times New Roman"/>
        </w:rPr>
        <w:t xml:space="preserve"> with 2048 values, holds max of 64 words</w:t>
      </w:r>
      <w:r w:rsidR="5D1D1B0D" w:rsidRPr="7D6FD298">
        <w:rPr>
          <w:rFonts w:ascii="Bahnschrift" w:hAnsi="Bahnschrift" w:cs="Times New Roman"/>
        </w:rPr>
        <w:t xml:space="preserve">. Uses BRAM (on-chip) </w:t>
      </w:r>
    </w:p>
    <w:p w14:paraId="526C8AB6" w14:textId="74B53F88" w:rsidR="25F8CB91" w:rsidRDefault="25F8CB91" w:rsidP="7D6FD298">
      <w:pPr>
        <w:pStyle w:val="ListParagraph"/>
        <w:numPr>
          <w:ilvl w:val="0"/>
          <w:numId w:val="3"/>
        </w:numPr>
        <w:rPr>
          <w:rFonts w:ascii="Bahnschrift" w:hAnsi="Bahnschrift" w:cs="Times New Roman"/>
        </w:rPr>
      </w:pPr>
      <w:r w:rsidRPr="7D6FD298">
        <w:rPr>
          <w:rFonts w:ascii="Bahnschrift" w:hAnsi="Bahnschrift" w:cs="Times New Roman"/>
        </w:rPr>
        <w:t xml:space="preserve">Row-major 1D array </w:t>
      </w:r>
    </w:p>
    <w:p w14:paraId="5036B789" w14:textId="77777777" w:rsidR="64DF42E3" w:rsidRDefault="64DF42E3" w:rsidP="7D6FD298">
      <w:pPr>
        <w:pStyle w:val="ListParagraph"/>
        <w:ind w:left="0"/>
        <w:rPr>
          <w:rFonts w:ascii="Bahnschrift" w:hAnsi="Bahnschrift" w:cs="Times New Roman"/>
          <w:b/>
          <w:bCs/>
          <w:u w:val="single"/>
        </w:rPr>
      </w:pPr>
      <w:r w:rsidRPr="7D6FD298">
        <w:rPr>
          <w:rFonts w:ascii="Bahnschrift" w:hAnsi="Bahnschrift" w:cs="Times New Roman"/>
          <w:b/>
          <w:bCs/>
          <w:sz w:val="28"/>
          <w:szCs w:val="28"/>
          <w:u w:val="single"/>
        </w:rPr>
        <w:t>To-Do:</w:t>
      </w:r>
    </w:p>
    <w:p w14:paraId="34C88C1A" w14:textId="0A950A52" w:rsidR="7D6FD298" w:rsidRDefault="7D6FD298" w:rsidP="7D6FD298">
      <w:pPr>
        <w:pStyle w:val="ListParagraph"/>
        <w:numPr>
          <w:ilvl w:val="0"/>
          <w:numId w:val="9"/>
        </w:numPr>
        <w:rPr>
          <w:rFonts w:ascii="Bahnschrift" w:hAnsi="Bahnschrift" w:cs="Times New Roman"/>
        </w:rPr>
      </w:pPr>
    </w:p>
    <w:p w14:paraId="21A99CD9" w14:textId="23A3F13F" w:rsidR="64DF42E3" w:rsidRDefault="64DF42E3" w:rsidP="7D6FD298">
      <w:pPr>
        <w:rPr>
          <w:rFonts w:ascii="Bahnschrift" w:hAnsi="Bahnschrift" w:cs="Times New Roman"/>
          <w:b/>
          <w:bCs/>
          <w:sz w:val="28"/>
          <w:szCs w:val="28"/>
          <w:u w:val="single"/>
        </w:rPr>
      </w:pPr>
      <w:r w:rsidRPr="7D6FD298">
        <w:rPr>
          <w:rFonts w:ascii="Bahnschrift" w:hAnsi="Bahnschrift" w:cs="Times New Roman"/>
          <w:b/>
          <w:bCs/>
          <w:sz w:val="28"/>
          <w:szCs w:val="28"/>
          <w:u w:val="single"/>
        </w:rPr>
        <w:t>Deadline</w:t>
      </w:r>
    </w:p>
    <w:p w14:paraId="75133F6D" w14:textId="4BD91D1D" w:rsidR="009C38B6" w:rsidRDefault="009C38B6">
      <w:pPr>
        <w:rPr>
          <w:rFonts w:ascii="Bahnschrift" w:hAnsi="Bahnschrift" w:cs="Times New Roman"/>
          <w:lang w:val="en-US"/>
        </w:rPr>
      </w:pPr>
      <w:r>
        <w:rPr>
          <w:rFonts w:ascii="Bahnschrift" w:hAnsi="Bahnschrift" w:cs="Times New Roman"/>
          <w:lang w:val="en-US"/>
        </w:rPr>
        <w:br w:type="page"/>
      </w:r>
    </w:p>
    <w:p w14:paraId="7B2DE672" w14:textId="77777777" w:rsidR="009C38B6" w:rsidRPr="001E1417" w:rsidRDefault="009C38B6" w:rsidP="009C38B6">
      <w:pPr>
        <w:rPr>
          <w:rFonts w:ascii="Bahnschrift" w:hAnsi="Bahnschrift" w:cs="Times New Roman"/>
          <w:sz w:val="28"/>
          <w:szCs w:val="28"/>
        </w:rPr>
      </w:pPr>
      <w:r w:rsidRPr="3C8572CD">
        <w:rPr>
          <w:rFonts w:ascii="Bahnschrift" w:hAnsi="Bahnschrift" w:cs="Times New Roman"/>
          <w:b/>
          <w:bCs/>
          <w:sz w:val="28"/>
          <w:szCs w:val="28"/>
          <w:u w:val="single"/>
        </w:rPr>
        <w:lastRenderedPageBreak/>
        <w:t>Meeting Details:</w:t>
      </w:r>
      <w:r>
        <w:br/>
      </w:r>
      <w:r w:rsidRPr="3C8572CD">
        <w:rPr>
          <w:rFonts w:ascii="Bahnschrift" w:hAnsi="Bahnschrift" w:cs="Times New Roman"/>
        </w:rPr>
        <w:t>Date: 1</w:t>
      </w:r>
      <w:r>
        <w:rPr>
          <w:rFonts w:ascii="Bahnschrift" w:hAnsi="Bahnschrift" w:cs="Times New Roman"/>
        </w:rPr>
        <w:t>8</w:t>
      </w:r>
      <w:r w:rsidRPr="3C8572CD">
        <w:rPr>
          <w:rFonts w:ascii="Bahnschrift" w:hAnsi="Bahnschrift" w:cs="Times New Roman"/>
        </w:rPr>
        <w:t>/</w:t>
      </w:r>
      <w:r>
        <w:rPr>
          <w:rFonts w:ascii="Bahnschrift" w:hAnsi="Bahnschrift" w:cs="Times New Roman"/>
        </w:rPr>
        <w:t>09</w:t>
      </w:r>
      <w:r w:rsidRPr="3C8572CD">
        <w:rPr>
          <w:rFonts w:ascii="Bahnschrift" w:hAnsi="Bahnschrift" w:cs="Times New Roman"/>
        </w:rPr>
        <w:t>/25</w:t>
      </w:r>
      <w:r>
        <w:br/>
      </w:r>
      <w:r w:rsidRPr="3C8572CD">
        <w:rPr>
          <w:rFonts w:ascii="Bahnschrift" w:hAnsi="Bahnschrift" w:cs="Times New Roman"/>
        </w:rPr>
        <w:t xml:space="preserve">Location: </w:t>
      </w:r>
      <w:r>
        <w:rPr>
          <w:rFonts w:ascii="Bahnschrift" w:hAnsi="Bahnschrift" w:cs="Times New Roman"/>
        </w:rPr>
        <w:t>Morteza’s Office</w:t>
      </w:r>
      <w:r>
        <w:br/>
      </w:r>
      <w:r w:rsidRPr="3C8572CD">
        <w:rPr>
          <w:rFonts w:ascii="Bahnschrift" w:hAnsi="Bahnschrift" w:cs="Times New Roman"/>
        </w:rPr>
        <w:t xml:space="preserve">Minute Taker: </w:t>
      </w:r>
      <w:r>
        <w:rPr>
          <w:rFonts w:ascii="Bahnschrift" w:hAnsi="Bahnschrift" w:cs="Times New Roman"/>
        </w:rPr>
        <w:t>Kristelle</w:t>
      </w:r>
      <w:r>
        <w:br/>
      </w:r>
      <w:r w:rsidRPr="3C8572CD">
        <w:rPr>
          <w:rFonts w:ascii="Bahnschrift" w:hAnsi="Bahnschrift" w:cs="Times New Roman"/>
        </w:rPr>
        <w:t xml:space="preserve">Members Present: </w:t>
      </w:r>
      <w:r>
        <w:rPr>
          <w:rFonts w:ascii="Bahnschrift" w:hAnsi="Bahnschrift" w:cs="Times New Roman"/>
        </w:rPr>
        <w:t>Everyone</w:t>
      </w:r>
    </w:p>
    <w:p w14:paraId="2AEE9CA6" w14:textId="77777777" w:rsidR="009C38B6" w:rsidRPr="001E1417" w:rsidRDefault="009C38B6" w:rsidP="009C38B6">
      <w:pPr>
        <w:rPr>
          <w:rFonts w:ascii="Bahnschrift" w:hAnsi="Bahnschrift" w:cs="Times New Roman"/>
          <w:b/>
          <w:bCs/>
          <w:sz w:val="28"/>
          <w:szCs w:val="28"/>
          <w:u w:val="single"/>
        </w:rPr>
      </w:pPr>
      <w:r w:rsidRPr="3C8572CD">
        <w:rPr>
          <w:rFonts w:ascii="Bahnschrift" w:hAnsi="Bahnschrift" w:cs="Times New Roman"/>
          <w:b/>
          <w:bCs/>
          <w:sz w:val="28"/>
          <w:szCs w:val="28"/>
          <w:u w:val="single"/>
        </w:rPr>
        <w:t>Meeting Agenda:</w:t>
      </w:r>
    </w:p>
    <w:p w14:paraId="1EFC6240" w14:textId="77777777" w:rsidR="009C38B6" w:rsidRPr="00DD4F81" w:rsidRDefault="009C38B6" w:rsidP="009C38B6">
      <w:pPr>
        <w:pStyle w:val="ListParagraph"/>
        <w:numPr>
          <w:ilvl w:val="0"/>
          <w:numId w:val="8"/>
        </w:numPr>
        <w:rPr>
          <w:rFonts w:ascii="Bahnschrift" w:hAnsi="Bahnschrift" w:cs="Times New Roman"/>
          <w:b/>
          <w:bCs/>
          <w:sz w:val="28"/>
          <w:szCs w:val="28"/>
          <w:u w:val="single"/>
        </w:rPr>
      </w:pPr>
    </w:p>
    <w:p w14:paraId="5351F1D6" w14:textId="77777777" w:rsidR="009C38B6" w:rsidRPr="001E1417" w:rsidRDefault="009C38B6" w:rsidP="009C38B6">
      <w:pPr>
        <w:pStyle w:val="ListParagraph"/>
        <w:ind w:left="0"/>
        <w:rPr>
          <w:rFonts w:ascii="Bahnschrift" w:hAnsi="Bahnschrift" w:cs="Times New Roman"/>
          <w:b/>
          <w:bCs/>
          <w:sz w:val="28"/>
          <w:szCs w:val="28"/>
          <w:u w:val="single"/>
        </w:rPr>
      </w:pPr>
      <w:r w:rsidRPr="3C8572CD">
        <w:rPr>
          <w:rFonts w:ascii="Bahnschrift" w:hAnsi="Bahnschrift" w:cs="Times New Roman"/>
          <w:b/>
          <w:bCs/>
          <w:sz w:val="28"/>
          <w:szCs w:val="28"/>
          <w:u w:val="single"/>
        </w:rPr>
        <w:t>Recent Achievements:</w:t>
      </w:r>
    </w:p>
    <w:p w14:paraId="09B78E9D" w14:textId="77777777" w:rsidR="009C38B6" w:rsidRPr="001E1417" w:rsidRDefault="009C38B6" w:rsidP="009C38B6">
      <w:pPr>
        <w:pStyle w:val="ListParagraph"/>
        <w:numPr>
          <w:ilvl w:val="0"/>
          <w:numId w:val="3"/>
        </w:numPr>
        <w:rPr>
          <w:rFonts w:ascii="Bahnschrift" w:hAnsi="Bahnschrift" w:cs="Times New Roman"/>
        </w:rPr>
      </w:pPr>
      <w:r>
        <w:br/>
      </w:r>
    </w:p>
    <w:p w14:paraId="61E6D7C7" w14:textId="77777777" w:rsidR="009C38B6" w:rsidRPr="001E1417" w:rsidRDefault="009C38B6" w:rsidP="009C38B6">
      <w:pPr>
        <w:rPr>
          <w:rFonts w:ascii="Bahnschrift" w:hAnsi="Bahnschrift" w:cs="Times New Roman"/>
          <w:b/>
          <w:bCs/>
          <w:sz w:val="28"/>
          <w:szCs w:val="28"/>
          <w:u w:val="single"/>
        </w:rPr>
      </w:pPr>
      <w:r w:rsidRPr="3C8572CD">
        <w:rPr>
          <w:rFonts w:ascii="Bahnschrift" w:hAnsi="Bahnschrift" w:cs="Times New Roman"/>
          <w:b/>
          <w:bCs/>
          <w:sz w:val="28"/>
          <w:szCs w:val="28"/>
          <w:u w:val="single"/>
        </w:rPr>
        <w:t>Meeting Discussions &amp; Outcomes:</w:t>
      </w:r>
    </w:p>
    <w:p w14:paraId="6FF0D6B7" w14:textId="77777777" w:rsidR="009C38B6" w:rsidRPr="00803B9D" w:rsidRDefault="009C38B6" w:rsidP="009C38B6">
      <w:pPr>
        <w:rPr>
          <w:rFonts w:ascii="Bahnschrift" w:hAnsi="Bahnschrift" w:cs="Times New Roman"/>
        </w:rPr>
      </w:pPr>
      <w:r>
        <w:rPr>
          <w:rFonts w:ascii="Bahnschrift" w:hAnsi="Bahnschrift" w:cs="Times New Roman"/>
        </w:rPr>
        <w:t>Update:</w:t>
      </w:r>
    </w:p>
    <w:p w14:paraId="056A1A21" w14:textId="77777777" w:rsidR="009C38B6" w:rsidRDefault="009C38B6" w:rsidP="009C38B6">
      <w:pPr>
        <w:pStyle w:val="ListParagraph"/>
        <w:numPr>
          <w:ilvl w:val="0"/>
          <w:numId w:val="9"/>
        </w:numPr>
        <w:rPr>
          <w:rFonts w:ascii="Bahnschrift" w:hAnsi="Bahnschrift" w:cs="Times New Roman"/>
        </w:rPr>
      </w:pPr>
      <w:r>
        <w:rPr>
          <w:rFonts w:ascii="Bahnschrift" w:hAnsi="Bahnschrift" w:cs="Times New Roman"/>
        </w:rPr>
        <w:t>Synchronising issue with the buffer memory and the control unit</w:t>
      </w:r>
    </w:p>
    <w:p w14:paraId="527909FA" w14:textId="77777777" w:rsidR="009C38B6" w:rsidRDefault="009C38B6" w:rsidP="009C38B6">
      <w:pPr>
        <w:rPr>
          <w:rFonts w:ascii="Bahnschrift" w:hAnsi="Bahnschrift" w:cs="Times New Roman"/>
        </w:rPr>
      </w:pPr>
      <w:r>
        <w:rPr>
          <w:rFonts w:ascii="Bahnschrift" w:hAnsi="Bahnschrift" w:cs="Times New Roman"/>
        </w:rPr>
        <w:t>Morteza:</w:t>
      </w:r>
    </w:p>
    <w:p w14:paraId="0880992F" w14:textId="77777777" w:rsidR="009C38B6" w:rsidRDefault="009C38B6" w:rsidP="009C38B6">
      <w:pPr>
        <w:pStyle w:val="ListParagraph"/>
        <w:numPr>
          <w:ilvl w:val="0"/>
          <w:numId w:val="9"/>
        </w:numPr>
        <w:rPr>
          <w:rFonts w:ascii="Bahnschrift" w:hAnsi="Bahnschrift" w:cs="Times New Roman"/>
        </w:rPr>
      </w:pPr>
      <w:r>
        <w:rPr>
          <w:rFonts w:ascii="Bahnschrift" w:hAnsi="Bahnschrift" w:cs="Times New Roman"/>
        </w:rPr>
        <w:t>Systolic array is the core idea with MAC operations</w:t>
      </w:r>
    </w:p>
    <w:p w14:paraId="48815FFD" w14:textId="77777777" w:rsidR="009C38B6" w:rsidRDefault="009C38B6" w:rsidP="009C38B6">
      <w:pPr>
        <w:pStyle w:val="ListParagraph"/>
        <w:numPr>
          <w:ilvl w:val="0"/>
          <w:numId w:val="9"/>
        </w:numPr>
        <w:rPr>
          <w:rFonts w:ascii="Bahnschrift" w:hAnsi="Bahnschrift" w:cs="Times New Roman"/>
        </w:rPr>
      </w:pPr>
      <w:r>
        <w:rPr>
          <w:rFonts w:ascii="Bahnschrift" w:hAnsi="Bahnschrift" w:cs="Times New Roman"/>
        </w:rPr>
        <w:t>Then, how is the data feed into the systolic array</w:t>
      </w:r>
    </w:p>
    <w:p w14:paraId="264C446E" w14:textId="77777777" w:rsidR="009C38B6" w:rsidRDefault="009C38B6" w:rsidP="009C38B6">
      <w:pPr>
        <w:pStyle w:val="ListParagraph"/>
        <w:numPr>
          <w:ilvl w:val="0"/>
          <w:numId w:val="9"/>
        </w:numPr>
        <w:rPr>
          <w:rFonts w:ascii="Bahnschrift" w:hAnsi="Bahnschrift" w:cs="Times New Roman"/>
        </w:rPr>
      </w:pPr>
      <w:r>
        <w:rPr>
          <w:rFonts w:ascii="Bahnschrift" w:hAnsi="Bahnschrift" w:cs="Times New Roman"/>
        </w:rPr>
        <w:t>Best way to put the data of the systolic array into a buffer and format is correctly BEFORE feeding it in. Then consider how the control unit will feed this to the systolic array</w:t>
      </w:r>
    </w:p>
    <w:p w14:paraId="56E9E96E" w14:textId="77777777" w:rsidR="009C38B6" w:rsidRDefault="009C38B6" w:rsidP="009C38B6">
      <w:pPr>
        <w:pStyle w:val="ListParagraph"/>
        <w:numPr>
          <w:ilvl w:val="0"/>
          <w:numId w:val="9"/>
        </w:numPr>
        <w:rPr>
          <w:rFonts w:ascii="Bahnschrift" w:hAnsi="Bahnschrift" w:cs="Times New Roman"/>
        </w:rPr>
      </w:pPr>
      <w:r>
        <w:rPr>
          <w:rFonts w:ascii="Bahnschrift" w:hAnsi="Bahnschrift" w:cs="Times New Roman"/>
        </w:rPr>
        <w:t>Consider how we will accumulate the result</w:t>
      </w:r>
    </w:p>
    <w:p w14:paraId="66AD0703" w14:textId="77777777" w:rsidR="009C38B6" w:rsidRDefault="009C38B6" w:rsidP="009C38B6">
      <w:pPr>
        <w:pStyle w:val="ListParagraph"/>
        <w:numPr>
          <w:ilvl w:val="0"/>
          <w:numId w:val="9"/>
        </w:numPr>
        <w:rPr>
          <w:rFonts w:ascii="Bahnschrift" w:hAnsi="Bahnschrift" w:cs="Times New Roman"/>
        </w:rPr>
      </w:pPr>
      <w:r>
        <w:rPr>
          <w:rFonts w:ascii="Bahnschrift" w:hAnsi="Bahnschrift" w:cs="Times New Roman"/>
        </w:rPr>
        <w:t>Use Python on how to store into the VHDL array</w:t>
      </w:r>
    </w:p>
    <w:p w14:paraId="16F2E711" w14:textId="77777777" w:rsidR="009C38B6" w:rsidRDefault="009C38B6" w:rsidP="009C38B6">
      <w:pPr>
        <w:pStyle w:val="ListParagraph"/>
        <w:numPr>
          <w:ilvl w:val="0"/>
          <w:numId w:val="9"/>
        </w:numPr>
        <w:rPr>
          <w:rFonts w:ascii="Bahnschrift" w:hAnsi="Bahnschrift" w:cs="Times New Roman"/>
        </w:rPr>
      </w:pPr>
      <w:r>
        <w:rPr>
          <w:rFonts w:ascii="Bahnschrift" w:hAnsi="Bahnschrift" w:cs="Times New Roman"/>
        </w:rPr>
        <w:t xml:space="preserve">Assuming this is completed, this is the standard systolic array. </w:t>
      </w:r>
    </w:p>
    <w:p w14:paraId="7F973D01" w14:textId="77777777" w:rsidR="009C38B6" w:rsidRDefault="009C38B6" w:rsidP="009C38B6">
      <w:pPr>
        <w:rPr>
          <w:rFonts w:ascii="Bahnschrift" w:hAnsi="Bahnschrift" w:cs="Times New Roman"/>
        </w:rPr>
      </w:pPr>
      <w:r>
        <w:rPr>
          <w:rFonts w:ascii="Bahnschrift" w:hAnsi="Bahnschrift" w:cs="Times New Roman"/>
        </w:rPr>
        <w:t>Next Steps from this:</w:t>
      </w:r>
    </w:p>
    <w:p w14:paraId="680C5AA7"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Look into the sparsity in the research papers </w:t>
      </w:r>
    </w:p>
    <w:p w14:paraId="3CFEAC48"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Use “for generate” statements to change the systolic array</w:t>
      </w:r>
    </w:p>
    <w:p w14:paraId="11242A6A"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To make the control unit dynamic, use a fixed systolic array. See how this can be parameterised by the control unit.</w:t>
      </w:r>
    </w:p>
    <w:p w14:paraId="337BD955"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For sparse </w:t>
      </w:r>
      <w:proofErr w:type="spellStart"/>
      <w:r>
        <w:rPr>
          <w:rFonts w:ascii="Bahnschrift" w:hAnsi="Bahnschrift" w:cs="Times New Roman"/>
        </w:rPr>
        <w:t>matrcies</w:t>
      </w:r>
      <w:proofErr w:type="spellEnd"/>
      <w:r>
        <w:rPr>
          <w:rFonts w:ascii="Bahnschrift" w:hAnsi="Bahnschrift" w:cs="Times New Roman"/>
        </w:rPr>
        <w:t xml:space="preserve">, if we have 4x4 array but we have 6x6 sparse matrices, after removing the zeros, we can fit that into the 4x4. </w:t>
      </w:r>
    </w:p>
    <w:p w14:paraId="314D6DE4"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We </w:t>
      </w:r>
      <w:proofErr w:type="gramStart"/>
      <w:r>
        <w:rPr>
          <w:rFonts w:ascii="Bahnschrift" w:hAnsi="Bahnschrift" w:cs="Times New Roman"/>
        </w:rPr>
        <w:t>have to</w:t>
      </w:r>
      <w:proofErr w:type="gramEnd"/>
      <w:r>
        <w:rPr>
          <w:rFonts w:ascii="Bahnschrift" w:hAnsi="Bahnschrift" w:cs="Times New Roman"/>
        </w:rPr>
        <w:t xml:space="preserve"> find out how this can be compressed. Assume memory is not compressed.</w:t>
      </w:r>
    </w:p>
    <w:p w14:paraId="027D9FC5"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Discuss all the compression in the report, use the easiest for implementation. So, we can say that we can deal with sparse matrices in these conditions, the rest is put into future work. </w:t>
      </w:r>
    </w:p>
    <w:p w14:paraId="2866F72C"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Removing PEs?? Replacing it with another one with more control unit? </w:t>
      </w:r>
    </w:p>
    <w:p w14:paraId="11252C14"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The non-conventional PE would act different wither from: signals, processing is done different, passing the data is different etc. This may be possible but check about the clock cycle / analysis / is it applicable or appropriate/ </w:t>
      </w:r>
    </w:p>
    <w:p w14:paraId="5A18C49F"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lastRenderedPageBreak/>
        <w:t xml:space="preserve">We can use simulation in exhibition day and the report. We need to do this before hardware implementation </w:t>
      </w:r>
    </w:p>
    <w:p w14:paraId="033BDAF0"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If we have time, we can use </w:t>
      </w:r>
      <w:proofErr w:type="spellStart"/>
      <w:r>
        <w:rPr>
          <w:rFonts w:ascii="Bahnschrift" w:hAnsi="Bahnschrift" w:cs="Times New Roman"/>
        </w:rPr>
        <w:t>quartus</w:t>
      </w:r>
      <w:proofErr w:type="spellEnd"/>
      <w:r>
        <w:rPr>
          <w:rFonts w:ascii="Bahnschrift" w:hAnsi="Bahnschrift" w:cs="Times New Roman"/>
        </w:rPr>
        <w:t xml:space="preserve"> pro in other FPGA just for synthesis. Synthesise, put it in the report, and add it in the compendium. Use this as a comparison of speed of hardware </w:t>
      </w:r>
    </w:p>
    <w:p w14:paraId="2A4ACE21"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Developing a novel idea would be the best. But implement two or three ideas for sparsity handling would be best for the report. </w:t>
      </w:r>
    </w:p>
    <w:p w14:paraId="12D29086"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In presentation, try to meet all the requirement to explain. What is the core function of </w:t>
      </w:r>
      <w:proofErr w:type="gramStart"/>
      <w:r>
        <w:rPr>
          <w:rFonts w:ascii="Bahnschrift" w:hAnsi="Bahnschrift" w:cs="Times New Roman"/>
        </w:rPr>
        <w:t>NPU..</w:t>
      </w:r>
      <w:proofErr w:type="gramEnd"/>
      <w:r>
        <w:rPr>
          <w:rFonts w:ascii="Bahnschrift" w:hAnsi="Bahnschrift" w:cs="Times New Roman"/>
        </w:rPr>
        <w:t xml:space="preserve"> then we focused on … </w:t>
      </w:r>
    </w:p>
    <w:p w14:paraId="32FF2891"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Try to identify individual work as well and highlight in own reports. Work breakdown </w:t>
      </w:r>
    </w:p>
    <w:p w14:paraId="01C40BE3"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Can use AI to check if an idea has been implemented</w:t>
      </w:r>
    </w:p>
    <w:p w14:paraId="5908A256"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Is this idea taken from someone else?</w:t>
      </w:r>
    </w:p>
    <w:p w14:paraId="3B4890CA" w14:textId="77777777" w:rsidR="009C38B6" w:rsidRDefault="009C38B6" w:rsidP="009C38B6">
      <w:pPr>
        <w:pStyle w:val="ListParagraph"/>
        <w:numPr>
          <w:ilvl w:val="1"/>
          <w:numId w:val="15"/>
        </w:numPr>
        <w:rPr>
          <w:rFonts w:ascii="Bahnschrift" w:hAnsi="Bahnschrift" w:cs="Times New Roman"/>
        </w:rPr>
      </w:pPr>
      <w:r>
        <w:rPr>
          <w:rFonts w:ascii="Bahnschrift" w:hAnsi="Bahnschrift" w:cs="Times New Roman"/>
        </w:rPr>
        <w:t xml:space="preserve">Where has it been implemented? CPU, GPU, FPGA? </w:t>
      </w:r>
    </w:p>
    <w:p w14:paraId="69E7742A" w14:textId="77777777" w:rsidR="009C38B6" w:rsidRDefault="009C38B6" w:rsidP="009C38B6">
      <w:pPr>
        <w:pStyle w:val="ListParagraph"/>
        <w:numPr>
          <w:ilvl w:val="1"/>
          <w:numId w:val="15"/>
        </w:numPr>
        <w:rPr>
          <w:rFonts w:ascii="Bahnschrift" w:hAnsi="Bahnschrift" w:cs="Times New Roman"/>
        </w:rPr>
      </w:pPr>
      <w:r>
        <w:rPr>
          <w:rFonts w:ascii="Bahnschrift" w:hAnsi="Bahnschrift" w:cs="Times New Roman"/>
        </w:rPr>
        <w:t>Go by detail by detail</w:t>
      </w:r>
    </w:p>
    <w:p w14:paraId="6F6066D7"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Is this your own idea?</w:t>
      </w:r>
    </w:p>
    <w:p w14:paraId="60564269" w14:textId="77777777" w:rsidR="009C38B6" w:rsidRDefault="009C38B6" w:rsidP="009C38B6">
      <w:pPr>
        <w:pStyle w:val="ListParagraph"/>
        <w:numPr>
          <w:ilvl w:val="1"/>
          <w:numId w:val="15"/>
        </w:numPr>
        <w:rPr>
          <w:rFonts w:ascii="Bahnschrift" w:hAnsi="Bahnschrift" w:cs="Times New Roman"/>
        </w:rPr>
      </w:pPr>
      <w:r>
        <w:rPr>
          <w:rFonts w:ascii="Bahnschrift" w:hAnsi="Bahnschrift" w:cs="Times New Roman"/>
        </w:rPr>
        <w:t>Check in papers if it has been done?</w:t>
      </w:r>
    </w:p>
    <w:p w14:paraId="683E9D2B" w14:textId="77777777" w:rsidR="009C38B6" w:rsidRDefault="009C38B6" w:rsidP="009C38B6">
      <w:pPr>
        <w:pStyle w:val="ListParagraph"/>
        <w:numPr>
          <w:ilvl w:val="1"/>
          <w:numId w:val="15"/>
        </w:numPr>
        <w:rPr>
          <w:rFonts w:ascii="Bahnschrift" w:hAnsi="Bahnschrift" w:cs="Times New Roman"/>
        </w:rPr>
      </w:pPr>
      <w:r>
        <w:rPr>
          <w:rFonts w:ascii="Bahnschrift" w:hAnsi="Bahnschrift" w:cs="Times New Roman"/>
        </w:rPr>
        <w:t>If it has been done, it probably won’t be in the scope of P4P</w:t>
      </w:r>
    </w:p>
    <w:p w14:paraId="45207175"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For P4P, if resources are restricted, the grade won’t be penalised but do your best with what we have</w:t>
      </w:r>
    </w:p>
    <w:p w14:paraId="08AD727E" w14:textId="77777777" w:rsidR="009C38B6"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Keep literature review to what is relevant. Usually related to what is in the introduction. For example, for </w:t>
      </w:r>
      <w:r>
        <w:rPr>
          <w:rFonts w:ascii="Bahnschrift" w:hAnsi="Bahnschrift" w:cs="Times New Roman"/>
        </w:rPr>
        <w:t>systolic array, focus on the MAC operations rather than its other purposes. For CPU/GPU/FPGA, can focus on the papers that talk about FPGA</w:t>
      </w:r>
    </w:p>
    <w:p w14:paraId="010E0F37" w14:textId="77777777" w:rsidR="009C38B6" w:rsidRPr="00415B44" w:rsidRDefault="009C38B6" w:rsidP="009C38B6">
      <w:pPr>
        <w:pStyle w:val="ListParagraph"/>
        <w:numPr>
          <w:ilvl w:val="0"/>
          <w:numId w:val="15"/>
        </w:numPr>
        <w:rPr>
          <w:rFonts w:ascii="Bahnschrift" w:hAnsi="Bahnschrift" w:cs="Times New Roman"/>
        </w:rPr>
      </w:pPr>
      <w:r>
        <w:rPr>
          <w:rFonts w:ascii="Bahnschrift" w:hAnsi="Bahnschrift" w:cs="Times New Roman"/>
        </w:rPr>
        <w:t xml:space="preserve">Can have the same figures but try to make it different </w:t>
      </w:r>
    </w:p>
    <w:p w14:paraId="136A5061" w14:textId="77777777" w:rsidR="009C38B6" w:rsidRPr="00182958" w:rsidRDefault="009C38B6" w:rsidP="009C38B6">
      <w:pPr>
        <w:rPr>
          <w:rFonts w:ascii="Bahnschrift" w:hAnsi="Bahnschrift" w:cs="Times New Roman"/>
        </w:rPr>
      </w:pPr>
    </w:p>
    <w:p w14:paraId="709A50D5" w14:textId="77777777" w:rsidR="009C38B6" w:rsidRPr="003575A7" w:rsidRDefault="009C38B6" w:rsidP="009C38B6">
      <w:pPr>
        <w:pStyle w:val="ListParagraph"/>
        <w:numPr>
          <w:ilvl w:val="0"/>
          <w:numId w:val="15"/>
        </w:numPr>
        <w:rPr>
          <w:rFonts w:ascii="Bahnschrift" w:hAnsi="Bahnschrift" w:cs="Times New Roman"/>
        </w:rPr>
      </w:pPr>
      <w:r w:rsidRPr="003575A7">
        <w:rPr>
          <w:rFonts w:ascii="Bahnschrift" w:hAnsi="Bahnschrift" w:cs="Times New Roman"/>
        </w:rPr>
        <w:t>Can get marks for planning without implementation. Better than saying “we didn’t make any progress”</w:t>
      </w:r>
    </w:p>
    <w:p w14:paraId="6B1BFE8A" w14:textId="77777777" w:rsidR="009C38B6" w:rsidRPr="00D2763A" w:rsidRDefault="009C38B6" w:rsidP="009C38B6">
      <w:pPr>
        <w:rPr>
          <w:rFonts w:ascii="Bahnschrift" w:hAnsi="Bahnschrift" w:cs="Times New Roman"/>
          <w:b/>
          <w:bCs/>
          <w:u w:val="single"/>
        </w:rPr>
      </w:pPr>
      <w:r w:rsidRPr="00D2763A">
        <w:rPr>
          <w:rFonts w:ascii="Bahnschrift" w:hAnsi="Bahnschrift" w:cs="Times New Roman"/>
          <w:b/>
          <w:bCs/>
          <w:sz w:val="28"/>
          <w:szCs w:val="28"/>
          <w:u w:val="single"/>
        </w:rPr>
        <w:t>To-Do:</w:t>
      </w:r>
    </w:p>
    <w:p w14:paraId="2C00DFCE" w14:textId="77777777" w:rsidR="009C38B6" w:rsidRPr="008A2BD8" w:rsidRDefault="009C38B6" w:rsidP="009C38B6">
      <w:pPr>
        <w:pStyle w:val="ListParagraph"/>
        <w:numPr>
          <w:ilvl w:val="0"/>
          <w:numId w:val="9"/>
        </w:numPr>
        <w:rPr>
          <w:rFonts w:ascii="Bahnschrift" w:hAnsi="Bahnschrift" w:cs="Times New Roman"/>
          <w:b/>
          <w:bCs/>
          <w:u w:val="single"/>
        </w:rPr>
      </w:pPr>
      <w:r>
        <w:rPr>
          <w:rFonts w:ascii="Bahnschrift" w:hAnsi="Bahnschrift" w:cs="Times New Roman"/>
        </w:rPr>
        <w:t xml:space="preserve">Bring table of content for Morteza to review </w:t>
      </w:r>
    </w:p>
    <w:p w14:paraId="6FA1AF9C" w14:textId="4C055053" w:rsidR="008A2BD8" w:rsidRPr="00D2763A" w:rsidRDefault="008A2BD8" w:rsidP="009C38B6">
      <w:pPr>
        <w:pStyle w:val="ListParagraph"/>
        <w:numPr>
          <w:ilvl w:val="0"/>
          <w:numId w:val="9"/>
        </w:numPr>
        <w:rPr>
          <w:rFonts w:ascii="Bahnschrift" w:hAnsi="Bahnschrift" w:cs="Times New Roman"/>
          <w:b/>
          <w:bCs/>
          <w:u w:val="single"/>
        </w:rPr>
      </w:pPr>
      <w:r>
        <w:rPr>
          <w:rFonts w:ascii="Bahnschrift" w:hAnsi="Bahnschrift" w:cs="Times New Roman"/>
        </w:rPr>
        <w:t xml:space="preserve">Next meeting would be best at Tuesday </w:t>
      </w:r>
    </w:p>
    <w:p w14:paraId="3896BC6D" w14:textId="24F3C7B7" w:rsidR="00FD6577" w:rsidRDefault="009C38B6" w:rsidP="009C38B6">
      <w:pPr>
        <w:rPr>
          <w:rFonts w:ascii="Bahnschrift" w:hAnsi="Bahnschrift" w:cs="Times New Roman"/>
          <w:b/>
          <w:bCs/>
          <w:sz w:val="28"/>
          <w:szCs w:val="28"/>
          <w:u w:val="single"/>
        </w:rPr>
      </w:pPr>
      <w:r w:rsidRPr="00D2763A">
        <w:rPr>
          <w:rFonts w:ascii="Bahnschrift" w:hAnsi="Bahnschrift" w:cs="Times New Roman"/>
          <w:b/>
          <w:bCs/>
          <w:sz w:val="28"/>
          <w:szCs w:val="28"/>
          <w:u w:val="single"/>
        </w:rPr>
        <w:t>Deadline</w:t>
      </w:r>
    </w:p>
    <w:p w14:paraId="374179DF" w14:textId="77777777" w:rsidR="00FD6577" w:rsidRDefault="00FD6577">
      <w:pPr>
        <w:rPr>
          <w:rFonts w:ascii="Bahnschrift" w:hAnsi="Bahnschrift" w:cs="Times New Roman"/>
          <w:b/>
          <w:bCs/>
          <w:sz w:val="28"/>
          <w:szCs w:val="28"/>
          <w:u w:val="single"/>
        </w:rPr>
      </w:pPr>
      <w:r>
        <w:rPr>
          <w:rFonts w:ascii="Bahnschrift" w:hAnsi="Bahnschrift" w:cs="Times New Roman"/>
          <w:b/>
          <w:bCs/>
          <w:sz w:val="28"/>
          <w:szCs w:val="28"/>
          <w:u w:val="single"/>
        </w:rPr>
        <w:br w:type="page"/>
      </w:r>
    </w:p>
    <w:p w14:paraId="65ED27F1" w14:textId="1516522E" w:rsidR="00FD6577" w:rsidRDefault="00FD6577" w:rsidP="00FD6577">
      <w:pPr>
        <w:rPr>
          <w:rFonts w:ascii="Bahnschrift" w:hAnsi="Bahnschrift" w:cs="Times New Roman"/>
        </w:rPr>
      </w:pPr>
      <w:r w:rsidRPr="2D742403">
        <w:rPr>
          <w:rFonts w:ascii="Bahnschrift" w:hAnsi="Bahnschrift" w:cs="Times New Roman"/>
          <w:b/>
          <w:bCs/>
          <w:sz w:val="28"/>
          <w:szCs w:val="28"/>
          <w:u w:val="single"/>
        </w:rPr>
        <w:lastRenderedPageBreak/>
        <w:t>Meeting Details:</w:t>
      </w:r>
      <w:r>
        <w:br/>
      </w:r>
      <w:r w:rsidRPr="2D742403">
        <w:rPr>
          <w:rFonts w:ascii="Bahnschrift" w:hAnsi="Bahnschrift" w:cs="Times New Roman"/>
        </w:rPr>
        <w:t xml:space="preserve">Date: </w:t>
      </w:r>
      <w:r>
        <w:rPr>
          <w:rFonts w:ascii="Bahnschrift" w:hAnsi="Bahnschrift" w:cs="Times New Roman"/>
        </w:rPr>
        <w:t>25/09/25</w:t>
      </w:r>
      <w:r>
        <w:br/>
      </w:r>
      <w:r w:rsidRPr="2D742403">
        <w:rPr>
          <w:rFonts w:ascii="Bahnschrift" w:hAnsi="Bahnschrift" w:cs="Times New Roman"/>
        </w:rPr>
        <w:t xml:space="preserve">Location: </w:t>
      </w:r>
      <w:r>
        <w:rPr>
          <w:rFonts w:ascii="Bahnschrift" w:hAnsi="Bahnschrift" w:cs="Times New Roman"/>
        </w:rPr>
        <w:t>Morteza’s Office</w:t>
      </w:r>
      <w:r>
        <w:br/>
      </w:r>
      <w:r w:rsidRPr="2D742403">
        <w:rPr>
          <w:rFonts w:ascii="Bahnschrift" w:hAnsi="Bahnschrift" w:cs="Times New Roman"/>
        </w:rPr>
        <w:t xml:space="preserve">Minute Taker: </w:t>
      </w:r>
      <w:r>
        <w:rPr>
          <w:rFonts w:ascii="Bahnschrift" w:hAnsi="Bahnschrift" w:cs="Times New Roman"/>
        </w:rPr>
        <w:t>Kristelle</w:t>
      </w:r>
      <w:r>
        <w:br/>
      </w:r>
      <w:r w:rsidRPr="2D742403">
        <w:rPr>
          <w:rFonts w:ascii="Bahnschrift" w:hAnsi="Bahnschrift" w:cs="Times New Roman"/>
        </w:rPr>
        <w:t>Members Present:</w:t>
      </w:r>
      <w:r>
        <w:rPr>
          <w:rFonts w:ascii="Bahnschrift" w:hAnsi="Bahnschrift" w:cs="Times New Roman"/>
        </w:rPr>
        <w:t xml:space="preserve"> All</w:t>
      </w:r>
    </w:p>
    <w:p w14:paraId="562230C6" w14:textId="77777777" w:rsidR="00FD6577" w:rsidRDefault="00FD6577" w:rsidP="00FD6577">
      <w:pPr>
        <w:rPr>
          <w:rFonts w:ascii="Bahnschrift" w:hAnsi="Bahnschrift" w:cs="Times New Roman"/>
          <w:b/>
          <w:bCs/>
          <w:sz w:val="28"/>
          <w:szCs w:val="28"/>
          <w:u w:val="single"/>
        </w:rPr>
      </w:pPr>
      <w:r w:rsidRPr="4E0387EE">
        <w:rPr>
          <w:rFonts w:ascii="Bahnschrift" w:hAnsi="Bahnschrift" w:cs="Times New Roman"/>
          <w:b/>
          <w:bCs/>
          <w:sz w:val="28"/>
          <w:szCs w:val="28"/>
          <w:u w:val="single"/>
        </w:rPr>
        <w:t>Meeting Agenda:</w:t>
      </w:r>
    </w:p>
    <w:p w14:paraId="78B60F2B" w14:textId="56ADBCDF" w:rsidR="00FD6577" w:rsidRDefault="00FD6577" w:rsidP="00FD6577">
      <w:pPr>
        <w:pStyle w:val="ListParagraph"/>
        <w:numPr>
          <w:ilvl w:val="0"/>
          <w:numId w:val="8"/>
        </w:numPr>
        <w:rPr>
          <w:rFonts w:ascii="Bahnschrift" w:hAnsi="Bahnschrift" w:cs="Times New Roman"/>
        </w:rPr>
      </w:pPr>
      <w:r>
        <w:rPr>
          <w:rFonts w:ascii="Bahnschrift" w:hAnsi="Bahnschrift" w:cs="Times New Roman"/>
        </w:rPr>
        <w:t>Present the row/column stripping idea</w:t>
      </w:r>
    </w:p>
    <w:p w14:paraId="7B70CC65" w14:textId="77777777" w:rsidR="00FD6577" w:rsidRDefault="00FD6577" w:rsidP="00FD6577">
      <w:pPr>
        <w:rPr>
          <w:rFonts w:ascii="Bahnschrift" w:hAnsi="Bahnschrift" w:cs="Times New Roman"/>
          <w:b/>
          <w:bCs/>
          <w:sz w:val="28"/>
          <w:szCs w:val="28"/>
          <w:u w:val="single"/>
        </w:rPr>
      </w:pPr>
      <w:r w:rsidRPr="2D742403">
        <w:rPr>
          <w:rFonts w:ascii="Bahnschrift" w:hAnsi="Bahnschrift" w:cs="Times New Roman"/>
          <w:b/>
          <w:bCs/>
          <w:sz w:val="28"/>
          <w:szCs w:val="28"/>
          <w:u w:val="single"/>
        </w:rPr>
        <w:t>Recent Achievements:</w:t>
      </w:r>
    </w:p>
    <w:p w14:paraId="315E2E90" w14:textId="77777777" w:rsidR="00FD6577" w:rsidRDefault="00FD6577" w:rsidP="00FD6577">
      <w:pPr>
        <w:pStyle w:val="ListParagraph"/>
        <w:numPr>
          <w:ilvl w:val="0"/>
          <w:numId w:val="3"/>
        </w:numPr>
        <w:rPr>
          <w:rFonts w:ascii="Bahnschrift" w:hAnsi="Bahnschrift" w:cs="Times New Roman"/>
        </w:rPr>
      </w:pPr>
      <w:r>
        <w:br/>
      </w:r>
    </w:p>
    <w:p w14:paraId="052D0523" w14:textId="77777777" w:rsidR="00FD6577" w:rsidRDefault="00FD6577" w:rsidP="00FD6577">
      <w:pPr>
        <w:rPr>
          <w:rFonts w:ascii="Bahnschrift" w:hAnsi="Bahnschrift" w:cs="Times New Roman"/>
          <w:b/>
          <w:bCs/>
          <w:sz w:val="28"/>
          <w:szCs w:val="28"/>
          <w:u w:val="single"/>
        </w:rPr>
      </w:pPr>
      <w:r w:rsidRPr="4E0387EE">
        <w:rPr>
          <w:rFonts w:ascii="Bahnschrift" w:hAnsi="Bahnschrift" w:cs="Times New Roman"/>
          <w:b/>
          <w:bCs/>
          <w:sz w:val="28"/>
          <w:szCs w:val="28"/>
          <w:u w:val="single"/>
        </w:rPr>
        <w:t>Meeting Discussions &amp; Outcomes:</w:t>
      </w:r>
    </w:p>
    <w:p w14:paraId="2B2AB362" w14:textId="7DA4F79A" w:rsidR="00FD6577" w:rsidRDefault="00000FB8" w:rsidP="00FD6577">
      <w:pPr>
        <w:pStyle w:val="ListParagraph"/>
        <w:numPr>
          <w:ilvl w:val="0"/>
          <w:numId w:val="3"/>
        </w:numPr>
        <w:rPr>
          <w:rFonts w:ascii="Bahnschrift" w:hAnsi="Bahnschrift" w:cs="Times New Roman"/>
        </w:rPr>
      </w:pPr>
      <w:r>
        <w:rPr>
          <w:rFonts w:ascii="Bahnschrift" w:hAnsi="Bahnschrift" w:cs="Times New Roman"/>
        </w:rPr>
        <w:t xml:space="preserve">Present the case properly (design procedure) to get the marks </w:t>
      </w:r>
    </w:p>
    <w:p w14:paraId="0CB60E97" w14:textId="7312EB77" w:rsidR="00000FB8" w:rsidRDefault="00AC4F3A" w:rsidP="00FD6577">
      <w:pPr>
        <w:pStyle w:val="ListParagraph"/>
        <w:numPr>
          <w:ilvl w:val="0"/>
          <w:numId w:val="3"/>
        </w:numPr>
        <w:rPr>
          <w:rFonts w:ascii="Bahnschrift" w:hAnsi="Bahnschrift" w:cs="Times New Roman"/>
        </w:rPr>
      </w:pPr>
      <w:r>
        <w:rPr>
          <w:rFonts w:ascii="Bahnschrift" w:hAnsi="Bahnschrift" w:cs="Times New Roman"/>
        </w:rPr>
        <w:t>Put in the context of NPU (from literature review), the key part is the systolic array, then the standard implementation of SA is … but in modern AI has zero coefficients, we conside</w:t>
      </w:r>
      <w:r w:rsidR="00771734">
        <w:rPr>
          <w:rFonts w:ascii="Bahnschrift" w:hAnsi="Bahnschrift" w:cs="Times New Roman"/>
        </w:rPr>
        <w:t xml:space="preserve">r </w:t>
      </w:r>
      <w:proofErr w:type="gramStart"/>
      <w:r w:rsidR="00771734">
        <w:rPr>
          <w:rFonts w:ascii="Bahnschrift" w:hAnsi="Bahnschrift" w:cs="Times New Roman"/>
        </w:rPr>
        <w:t>to optimise</w:t>
      </w:r>
      <w:proofErr w:type="gramEnd"/>
      <w:r w:rsidR="00771734">
        <w:rPr>
          <w:rFonts w:ascii="Bahnschrift" w:hAnsi="Bahnschrift" w:cs="Times New Roman"/>
        </w:rPr>
        <w:t xml:space="preserve"> </w:t>
      </w:r>
      <w:proofErr w:type="gramStart"/>
      <w:r w:rsidR="00771734">
        <w:rPr>
          <w:rFonts w:ascii="Bahnschrift" w:hAnsi="Bahnschrift" w:cs="Times New Roman"/>
        </w:rPr>
        <w:t>it..</w:t>
      </w:r>
      <w:proofErr w:type="gramEnd"/>
      <w:r w:rsidR="00771734">
        <w:rPr>
          <w:rFonts w:ascii="Bahnschrift" w:hAnsi="Bahnschrift" w:cs="Times New Roman"/>
        </w:rPr>
        <w:t xml:space="preserve"> the current implementations </w:t>
      </w:r>
      <w:proofErr w:type="gramStart"/>
      <w:r w:rsidR="00771734">
        <w:rPr>
          <w:rFonts w:ascii="Bahnschrift" w:hAnsi="Bahnschrift" w:cs="Times New Roman"/>
        </w:rPr>
        <w:t>are..</w:t>
      </w:r>
      <w:proofErr w:type="gramEnd"/>
      <w:r w:rsidR="00771734">
        <w:rPr>
          <w:rFonts w:ascii="Bahnschrift" w:hAnsi="Bahnschrift" w:cs="Times New Roman"/>
        </w:rPr>
        <w:t xml:space="preserve"> then our work… </w:t>
      </w:r>
      <w:proofErr w:type="gramStart"/>
      <w:r w:rsidR="00771734">
        <w:rPr>
          <w:rFonts w:ascii="Bahnschrift" w:hAnsi="Bahnschrift" w:cs="Times New Roman"/>
        </w:rPr>
        <w:t>results..</w:t>
      </w:r>
      <w:proofErr w:type="gramEnd"/>
      <w:r w:rsidR="00771734">
        <w:rPr>
          <w:rFonts w:ascii="Bahnschrift" w:hAnsi="Bahnschrift" w:cs="Times New Roman"/>
        </w:rPr>
        <w:t xml:space="preserve"> </w:t>
      </w:r>
      <w:proofErr w:type="spellStart"/>
      <w:r w:rsidR="00771734">
        <w:rPr>
          <w:rFonts w:ascii="Bahnschrift" w:hAnsi="Bahnschrift" w:cs="Times New Roman"/>
        </w:rPr>
        <w:t>conclu</w:t>
      </w:r>
      <w:proofErr w:type="spellEnd"/>
    </w:p>
    <w:p w14:paraId="2E11E60A" w14:textId="6D2CB207" w:rsidR="00771734" w:rsidRDefault="003A67E0" w:rsidP="00FD6577">
      <w:pPr>
        <w:pStyle w:val="ListParagraph"/>
        <w:numPr>
          <w:ilvl w:val="0"/>
          <w:numId w:val="3"/>
        </w:numPr>
        <w:rPr>
          <w:rFonts w:ascii="Bahnschrift" w:hAnsi="Bahnschrift" w:cs="Times New Roman"/>
        </w:rPr>
      </w:pPr>
      <w:r>
        <w:rPr>
          <w:rFonts w:ascii="Bahnschrift" w:hAnsi="Bahnschrift" w:cs="Times New Roman"/>
        </w:rPr>
        <w:t xml:space="preserve">Some parts of the reports can be detailed in the partner’s work </w:t>
      </w:r>
    </w:p>
    <w:p w14:paraId="36CE5B39" w14:textId="77777777" w:rsidR="00CF745D" w:rsidRDefault="00200A0F" w:rsidP="00FD6577">
      <w:pPr>
        <w:pStyle w:val="ListParagraph"/>
        <w:numPr>
          <w:ilvl w:val="0"/>
          <w:numId w:val="3"/>
        </w:numPr>
        <w:rPr>
          <w:rFonts w:ascii="Bahnschrift" w:hAnsi="Bahnschrift" w:cs="Times New Roman"/>
        </w:rPr>
      </w:pPr>
      <w:r>
        <w:rPr>
          <w:rFonts w:ascii="Bahnschrift" w:hAnsi="Bahnschrift" w:cs="Times New Roman"/>
        </w:rPr>
        <w:t xml:space="preserve">The core work is sparsity, if we can think of how </w:t>
      </w:r>
      <w:r w:rsidR="00467A41">
        <w:rPr>
          <w:rFonts w:ascii="Bahnschrift" w:hAnsi="Bahnschrift" w:cs="Times New Roman"/>
        </w:rPr>
        <w:t>if we only have 6x6, then see how we can send 64x64 matrix?</w:t>
      </w:r>
    </w:p>
    <w:p w14:paraId="0D8E2A95" w14:textId="385332D9" w:rsidR="00200A0F" w:rsidRDefault="00CF745D" w:rsidP="00FD6577">
      <w:pPr>
        <w:pStyle w:val="ListParagraph"/>
        <w:numPr>
          <w:ilvl w:val="0"/>
          <w:numId w:val="3"/>
        </w:numPr>
        <w:rPr>
          <w:rFonts w:ascii="Bahnschrift" w:hAnsi="Bahnschrift" w:cs="Times New Roman"/>
        </w:rPr>
      </w:pPr>
      <w:r>
        <w:rPr>
          <w:rFonts w:ascii="Bahnschrift" w:hAnsi="Bahnschrift" w:cs="Times New Roman"/>
        </w:rPr>
        <w:t xml:space="preserve">If the matrix has been tiled, we want to put them together, how can we do that to get </w:t>
      </w:r>
      <w:proofErr w:type="gramStart"/>
      <w:r>
        <w:rPr>
          <w:rFonts w:ascii="Bahnschrift" w:hAnsi="Bahnschrift" w:cs="Times New Roman"/>
        </w:rPr>
        <w:t>the final result</w:t>
      </w:r>
      <w:proofErr w:type="gramEnd"/>
      <w:r>
        <w:rPr>
          <w:rFonts w:ascii="Bahnschrift" w:hAnsi="Bahnschrift" w:cs="Times New Roman"/>
        </w:rPr>
        <w:t>?</w:t>
      </w:r>
      <w:r w:rsidR="00467A41">
        <w:rPr>
          <w:rFonts w:ascii="Bahnschrift" w:hAnsi="Bahnschrift" w:cs="Times New Roman"/>
        </w:rPr>
        <w:t xml:space="preserve"> </w:t>
      </w:r>
    </w:p>
    <w:p w14:paraId="33D8A35B" w14:textId="77777777" w:rsidR="00F40CDF" w:rsidRDefault="0011659A" w:rsidP="00FD6577">
      <w:pPr>
        <w:pStyle w:val="ListParagraph"/>
        <w:numPr>
          <w:ilvl w:val="0"/>
          <w:numId w:val="3"/>
        </w:numPr>
        <w:rPr>
          <w:rFonts w:ascii="Bahnschrift" w:hAnsi="Bahnschrift" w:cs="Times New Roman"/>
        </w:rPr>
      </w:pPr>
      <w:r>
        <w:rPr>
          <w:rFonts w:ascii="Bahnschrift" w:hAnsi="Bahnschrift" w:cs="Times New Roman"/>
        </w:rPr>
        <w:t>Add</w:t>
      </w:r>
      <w:r w:rsidR="00AF1EE4">
        <w:rPr>
          <w:rFonts w:ascii="Bahnschrift" w:hAnsi="Bahnschrift" w:cs="Times New Roman"/>
        </w:rPr>
        <w:t xml:space="preserve"> .</w:t>
      </w:r>
      <w:proofErr w:type="spellStart"/>
      <w:r w:rsidR="00AF1EE4">
        <w:rPr>
          <w:rFonts w:ascii="Bahnschrift" w:hAnsi="Bahnschrift" w:cs="Times New Roman"/>
        </w:rPr>
        <w:t>mif</w:t>
      </w:r>
      <w:proofErr w:type="spellEnd"/>
      <w:r w:rsidR="00AF1EE4">
        <w:rPr>
          <w:rFonts w:ascii="Bahnschrift" w:hAnsi="Bahnschrift" w:cs="Times New Roman"/>
        </w:rPr>
        <w:t xml:space="preserve"> to on-chip memory (if enough) or use a NIOS processor load to SDRAM then read, then add to on-chip buffer (ping-pong) w controller</w:t>
      </w:r>
    </w:p>
    <w:p w14:paraId="0A51197B" w14:textId="25B835AA" w:rsidR="001C561F" w:rsidRDefault="00F40CDF" w:rsidP="00FD6577">
      <w:pPr>
        <w:pStyle w:val="ListParagraph"/>
        <w:numPr>
          <w:ilvl w:val="0"/>
          <w:numId w:val="3"/>
        </w:numPr>
        <w:rPr>
          <w:rFonts w:ascii="Bahnschrift" w:hAnsi="Bahnschrift" w:cs="Times New Roman"/>
        </w:rPr>
      </w:pPr>
      <w:r>
        <w:rPr>
          <w:rFonts w:ascii="Bahnschrift" w:hAnsi="Bahnschrift" w:cs="Times New Roman"/>
        </w:rPr>
        <w:t>For NIOS instance, add the memories/components we need</w:t>
      </w:r>
      <w:r w:rsidR="00AF1EE4">
        <w:rPr>
          <w:rFonts w:ascii="Bahnschrift" w:hAnsi="Bahnschrift" w:cs="Times New Roman"/>
        </w:rPr>
        <w:t xml:space="preserve"> </w:t>
      </w:r>
    </w:p>
    <w:p w14:paraId="4937079E" w14:textId="5D970FEF" w:rsidR="0011659A" w:rsidRDefault="001C561F" w:rsidP="00FD6577">
      <w:pPr>
        <w:pStyle w:val="ListParagraph"/>
        <w:numPr>
          <w:ilvl w:val="0"/>
          <w:numId w:val="3"/>
        </w:numPr>
        <w:rPr>
          <w:rFonts w:ascii="Bahnschrift" w:hAnsi="Bahnschrift" w:cs="Times New Roman"/>
        </w:rPr>
      </w:pPr>
      <w:r>
        <w:rPr>
          <w:rFonts w:ascii="Bahnschrift" w:hAnsi="Bahnschrift" w:cs="Times New Roman"/>
        </w:rPr>
        <w:t xml:space="preserve">Try do it the easiest way </w:t>
      </w:r>
      <w:r w:rsidR="0011659A">
        <w:rPr>
          <w:rFonts w:ascii="Bahnschrift" w:hAnsi="Bahnschrift" w:cs="Times New Roman"/>
        </w:rPr>
        <w:t xml:space="preserve"> </w:t>
      </w:r>
    </w:p>
    <w:p w14:paraId="20307BC3" w14:textId="77777777" w:rsidR="00FD6577" w:rsidRDefault="00FD6577" w:rsidP="00FD6577">
      <w:pPr>
        <w:pStyle w:val="ListParagraph"/>
        <w:ind w:left="0"/>
        <w:rPr>
          <w:rFonts w:ascii="Bahnschrift" w:hAnsi="Bahnschrift" w:cs="Times New Roman"/>
          <w:b/>
          <w:bCs/>
          <w:u w:val="single"/>
        </w:rPr>
      </w:pPr>
      <w:r w:rsidRPr="2D742403">
        <w:rPr>
          <w:rFonts w:ascii="Bahnschrift" w:hAnsi="Bahnschrift" w:cs="Times New Roman"/>
          <w:b/>
          <w:bCs/>
          <w:sz w:val="28"/>
          <w:szCs w:val="28"/>
          <w:u w:val="single"/>
        </w:rPr>
        <w:t>To-Do:</w:t>
      </w:r>
    </w:p>
    <w:p w14:paraId="7F08B46A" w14:textId="77777777" w:rsidR="00FD6577" w:rsidRDefault="00FD6577" w:rsidP="00FD6577">
      <w:pPr>
        <w:pStyle w:val="ListParagraph"/>
        <w:numPr>
          <w:ilvl w:val="0"/>
          <w:numId w:val="9"/>
        </w:numPr>
        <w:rPr>
          <w:rFonts w:ascii="Bahnschrift" w:hAnsi="Bahnschrift" w:cs="Times New Roman"/>
        </w:rPr>
      </w:pPr>
    </w:p>
    <w:p w14:paraId="0BFE38C7" w14:textId="77777777" w:rsidR="00FD6577" w:rsidRDefault="00FD6577" w:rsidP="00FD6577">
      <w:pPr>
        <w:rPr>
          <w:rFonts w:ascii="Bahnschrift" w:hAnsi="Bahnschrift" w:cs="Times New Roman"/>
          <w:b/>
          <w:bCs/>
          <w:sz w:val="28"/>
          <w:szCs w:val="28"/>
          <w:u w:val="single"/>
        </w:rPr>
      </w:pPr>
      <w:r w:rsidRPr="2D742403">
        <w:rPr>
          <w:rFonts w:ascii="Bahnschrift" w:hAnsi="Bahnschrift" w:cs="Times New Roman"/>
          <w:b/>
          <w:bCs/>
          <w:sz w:val="28"/>
          <w:szCs w:val="28"/>
          <w:u w:val="single"/>
        </w:rPr>
        <w:t>Deadline</w:t>
      </w:r>
    </w:p>
    <w:p w14:paraId="32D4DDEB" w14:textId="2297516D" w:rsidR="00FD6577" w:rsidRDefault="00EE1131" w:rsidP="00FD6577">
      <w:pPr>
        <w:pStyle w:val="ListParagraph"/>
        <w:numPr>
          <w:ilvl w:val="0"/>
          <w:numId w:val="1"/>
        </w:numPr>
        <w:rPr>
          <w:rFonts w:ascii="Bahnschrift" w:hAnsi="Bahnschrift" w:cs="Times New Roman"/>
          <w:lang w:val="en-US"/>
        </w:rPr>
      </w:pPr>
      <w:r>
        <w:rPr>
          <w:rFonts w:ascii="Bahnschrift" w:hAnsi="Bahnschrift" w:cs="Times New Roman"/>
          <w:lang w:val="en-US"/>
        </w:rPr>
        <w:t xml:space="preserve">Week 10, show him the structure of the report </w:t>
      </w:r>
      <w:r w:rsidR="005D46E8">
        <w:rPr>
          <w:rFonts w:ascii="Bahnschrift" w:hAnsi="Bahnschrift" w:cs="Times New Roman"/>
          <w:lang w:val="en-US"/>
        </w:rPr>
        <w:t>/ poster</w:t>
      </w:r>
    </w:p>
    <w:p w14:paraId="0198EEBA" w14:textId="3109DDCA" w:rsidR="00EE1131" w:rsidRDefault="00B1270F" w:rsidP="00FD6577">
      <w:pPr>
        <w:pStyle w:val="ListParagraph"/>
        <w:numPr>
          <w:ilvl w:val="0"/>
          <w:numId w:val="1"/>
        </w:numPr>
        <w:rPr>
          <w:rFonts w:ascii="Bahnschrift" w:hAnsi="Bahnschrift" w:cs="Times New Roman"/>
          <w:lang w:val="en-US"/>
        </w:rPr>
      </w:pPr>
      <w:r>
        <w:rPr>
          <w:rFonts w:ascii="Bahnschrift" w:hAnsi="Bahnschrift" w:cs="Times New Roman"/>
          <w:lang w:val="en-US"/>
        </w:rPr>
        <w:t xml:space="preserve">Collect the information for the summer research </w:t>
      </w:r>
    </w:p>
    <w:p w14:paraId="01D008F1" w14:textId="77777777" w:rsidR="009C38B6" w:rsidRPr="00D2763A" w:rsidRDefault="009C38B6" w:rsidP="009C38B6">
      <w:pPr>
        <w:rPr>
          <w:rFonts w:ascii="Bahnschrift" w:hAnsi="Bahnschrift" w:cs="Times New Roman"/>
          <w:b/>
          <w:bCs/>
          <w:sz w:val="28"/>
          <w:szCs w:val="28"/>
          <w:u w:val="single"/>
        </w:rPr>
      </w:pPr>
    </w:p>
    <w:p w14:paraId="5AADBEA2" w14:textId="38A363B8" w:rsidR="7D6FD298" w:rsidRPr="00BB213F" w:rsidRDefault="00BB213F" w:rsidP="00BB213F">
      <w:pPr>
        <w:rPr>
          <w:rFonts w:ascii="Bahnschrift" w:hAnsi="Bahnschrift" w:cs="Times New Roman"/>
          <w:lang w:val="en-US"/>
        </w:rPr>
      </w:pPr>
      <w:r>
        <w:rPr>
          <w:rFonts w:ascii="Bahnschrift" w:hAnsi="Bahnschrift" w:cs="Times New Roman"/>
          <w:lang w:val="en-US"/>
        </w:rPr>
        <w:br w:type="page"/>
      </w:r>
    </w:p>
    <w:p w14:paraId="6F355AC4" w14:textId="4C1B6CFF" w:rsidR="00BB213F" w:rsidRDefault="00BB213F" w:rsidP="00BB213F">
      <w:pPr>
        <w:rPr>
          <w:rFonts w:ascii="Bahnschrift" w:hAnsi="Bahnschrift" w:cs="Times New Roman"/>
        </w:rPr>
      </w:pPr>
      <w:r w:rsidRPr="2D742403">
        <w:rPr>
          <w:rFonts w:ascii="Bahnschrift" w:hAnsi="Bahnschrift" w:cs="Times New Roman"/>
          <w:b/>
          <w:bCs/>
          <w:sz w:val="28"/>
          <w:szCs w:val="28"/>
          <w:u w:val="single"/>
        </w:rPr>
        <w:lastRenderedPageBreak/>
        <w:t>Meeting Details:</w:t>
      </w:r>
      <w:r>
        <w:br/>
      </w:r>
      <w:r w:rsidRPr="2D742403">
        <w:rPr>
          <w:rFonts w:ascii="Bahnschrift" w:hAnsi="Bahnschrift" w:cs="Times New Roman"/>
        </w:rPr>
        <w:t xml:space="preserve">Date: </w:t>
      </w:r>
      <w:r>
        <w:rPr>
          <w:rFonts w:ascii="Bahnschrift" w:hAnsi="Bahnschrift" w:cs="Times New Roman"/>
        </w:rPr>
        <w:t>06/10/2025</w:t>
      </w:r>
      <w:r>
        <w:br/>
      </w:r>
      <w:r w:rsidRPr="2D742403">
        <w:rPr>
          <w:rFonts w:ascii="Bahnschrift" w:hAnsi="Bahnschrift" w:cs="Times New Roman"/>
        </w:rPr>
        <w:t xml:space="preserve">Location: </w:t>
      </w:r>
      <w:r>
        <w:rPr>
          <w:rFonts w:ascii="Bahnschrift" w:hAnsi="Bahnschrift" w:cs="Times New Roman"/>
        </w:rPr>
        <w:t>Level 7 Labs</w:t>
      </w:r>
      <w:r>
        <w:br/>
      </w:r>
      <w:r w:rsidRPr="2D742403">
        <w:rPr>
          <w:rFonts w:ascii="Bahnschrift" w:hAnsi="Bahnschrift" w:cs="Times New Roman"/>
        </w:rPr>
        <w:t xml:space="preserve">Minute Taker: </w:t>
      </w:r>
      <w:r>
        <w:rPr>
          <w:rFonts w:ascii="Bahnschrift" w:hAnsi="Bahnschrift" w:cs="Times New Roman"/>
        </w:rPr>
        <w:t>Kristelle</w:t>
      </w:r>
      <w:r>
        <w:br/>
      </w:r>
      <w:r w:rsidRPr="2D742403">
        <w:rPr>
          <w:rFonts w:ascii="Bahnschrift" w:hAnsi="Bahnschrift" w:cs="Times New Roman"/>
        </w:rPr>
        <w:t>Members Present:</w:t>
      </w:r>
      <w:r>
        <w:rPr>
          <w:rFonts w:ascii="Bahnschrift" w:hAnsi="Bahnschrift" w:cs="Times New Roman"/>
        </w:rPr>
        <w:t xml:space="preserve"> Kristelle, Pratham</w:t>
      </w:r>
    </w:p>
    <w:p w14:paraId="6CE7F1A2" w14:textId="77777777" w:rsidR="00BB213F" w:rsidRDefault="00BB213F" w:rsidP="00BB213F">
      <w:pPr>
        <w:rPr>
          <w:rFonts w:ascii="Bahnschrift" w:hAnsi="Bahnschrift" w:cs="Times New Roman"/>
          <w:b/>
          <w:bCs/>
          <w:sz w:val="28"/>
          <w:szCs w:val="28"/>
          <w:u w:val="single"/>
        </w:rPr>
      </w:pPr>
      <w:r w:rsidRPr="4E0387EE">
        <w:rPr>
          <w:rFonts w:ascii="Bahnschrift" w:hAnsi="Bahnschrift" w:cs="Times New Roman"/>
          <w:b/>
          <w:bCs/>
          <w:sz w:val="28"/>
          <w:szCs w:val="28"/>
          <w:u w:val="single"/>
        </w:rPr>
        <w:t>Meeting Agenda:</w:t>
      </w:r>
    </w:p>
    <w:p w14:paraId="192DCB5D" w14:textId="7C1B7138" w:rsidR="00BB213F" w:rsidRDefault="00BB213F" w:rsidP="00BB213F">
      <w:pPr>
        <w:pStyle w:val="ListParagraph"/>
        <w:numPr>
          <w:ilvl w:val="0"/>
          <w:numId w:val="8"/>
        </w:numPr>
        <w:rPr>
          <w:rFonts w:ascii="Bahnschrift" w:hAnsi="Bahnschrift" w:cs="Times New Roman"/>
        </w:rPr>
      </w:pPr>
      <w:r>
        <w:rPr>
          <w:rFonts w:ascii="Bahnschrift" w:hAnsi="Bahnschrift" w:cs="Times New Roman"/>
        </w:rPr>
        <w:t>Finalise ideas to complete the memory aspect of the project</w:t>
      </w:r>
    </w:p>
    <w:p w14:paraId="0CDF7DD7" w14:textId="77777777" w:rsidR="00BB213F" w:rsidRDefault="00BB213F" w:rsidP="00BB213F">
      <w:pPr>
        <w:rPr>
          <w:rFonts w:ascii="Bahnschrift" w:hAnsi="Bahnschrift" w:cs="Times New Roman"/>
          <w:b/>
          <w:bCs/>
          <w:sz w:val="28"/>
          <w:szCs w:val="28"/>
          <w:u w:val="single"/>
        </w:rPr>
      </w:pPr>
      <w:r w:rsidRPr="2D742403">
        <w:rPr>
          <w:rFonts w:ascii="Bahnschrift" w:hAnsi="Bahnschrift" w:cs="Times New Roman"/>
          <w:b/>
          <w:bCs/>
          <w:sz w:val="28"/>
          <w:szCs w:val="28"/>
          <w:u w:val="single"/>
        </w:rPr>
        <w:t>Recent Achievements:</w:t>
      </w:r>
    </w:p>
    <w:p w14:paraId="74EB466B" w14:textId="3AD70AB6" w:rsidR="00BB213F" w:rsidRDefault="00BB213F" w:rsidP="00BB213F">
      <w:pPr>
        <w:pStyle w:val="ListParagraph"/>
        <w:numPr>
          <w:ilvl w:val="0"/>
          <w:numId w:val="3"/>
        </w:numPr>
        <w:rPr>
          <w:rFonts w:ascii="Bahnschrift" w:hAnsi="Bahnschrift" w:cs="Times New Roman"/>
        </w:rPr>
      </w:pPr>
      <w:r>
        <w:rPr>
          <w:rFonts w:ascii="Bahnschrift" w:hAnsi="Bahnschrift"/>
        </w:rPr>
        <w:t xml:space="preserve">Streamlined the Python scripts in one file </w:t>
      </w:r>
      <w:r>
        <w:br/>
      </w:r>
    </w:p>
    <w:p w14:paraId="00F9623F" w14:textId="77777777" w:rsidR="00BB213F" w:rsidRDefault="00BB213F" w:rsidP="00BB213F">
      <w:pPr>
        <w:rPr>
          <w:rFonts w:ascii="Bahnschrift" w:hAnsi="Bahnschrift" w:cs="Times New Roman"/>
          <w:b/>
          <w:bCs/>
          <w:sz w:val="28"/>
          <w:szCs w:val="28"/>
          <w:u w:val="single"/>
        </w:rPr>
      </w:pPr>
      <w:r w:rsidRPr="4E0387EE">
        <w:rPr>
          <w:rFonts w:ascii="Bahnschrift" w:hAnsi="Bahnschrift" w:cs="Times New Roman"/>
          <w:b/>
          <w:bCs/>
          <w:sz w:val="28"/>
          <w:szCs w:val="28"/>
          <w:u w:val="single"/>
        </w:rPr>
        <w:t>Meeting Discussions &amp; Outcomes:</w:t>
      </w:r>
    </w:p>
    <w:p w14:paraId="7A3AC999" w14:textId="4074953A" w:rsidR="00BB213F" w:rsidRDefault="0034557D" w:rsidP="00BB213F">
      <w:pPr>
        <w:pStyle w:val="ListParagraph"/>
        <w:numPr>
          <w:ilvl w:val="0"/>
          <w:numId w:val="3"/>
        </w:numPr>
        <w:rPr>
          <w:rFonts w:ascii="Bahnschrift" w:hAnsi="Bahnschrift" w:cs="Times New Roman"/>
        </w:rPr>
      </w:pPr>
      <w:r>
        <w:rPr>
          <w:rFonts w:ascii="Bahnschrift" w:hAnsi="Bahnschrift" w:cs="Times New Roman"/>
        </w:rPr>
        <w:t xml:space="preserve">The memory buffers should not be instantiated in the </w:t>
      </w:r>
      <w:proofErr w:type="spellStart"/>
      <w:r>
        <w:rPr>
          <w:rFonts w:ascii="Bahnschrift" w:hAnsi="Bahnschrift" w:cs="Times New Roman"/>
        </w:rPr>
        <w:t>top_level</w:t>
      </w:r>
      <w:proofErr w:type="spellEnd"/>
      <w:r>
        <w:rPr>
          <w:rFonts w:ascii="Bahnschrift" w:hAnsi="Bahnschrift" w:cs="Times New Roman"/>
        </w:rPr>
        <w:t xml:space="preserve"> file. The </w:t>
      </w:r>
      <w:proofErr w:type="spellStart"/>
      <w:r>
        <w:rPr>
          <w:rFonts w:ascii="Bahnschrift" w:hAnsi="Bahnschrift" w:cs="Times New Roman"/>
        </w:rPr>
        <w:t>top_level</w:t>
      </w:r>
      <w:proofErr w:type="spellEnd"/>
      <w:r>
        <w:rPr>
          <w:rFonts w:ascii="Bahnschrift" w:hAnsi="Bahnschrift" w:cs="Times New Roman"/>
        </w:rPr>
        <w:t xml:space="preserve"> is the NPU architecture itself, which should not contain the data buffers. This is what caused synchronisation issues earlier. </w:t>
      </w:r>
    </w:p>
    <w:p w14:paraId="24D68E9E" w14:textId="1C8C498F" w:rsidR="001E59D9" w:rsidRDefault="001E59D9" w:rsidP="00BB213F">
      <w:pPr>
        <w:pStyle w:val="ListParagraph"/>
        <w:numPr>
          <w:ilvl w:val="0"/>
          <w:numId w:val="3"/>
        </w:numPr>
        <w:rPr>
          <w:rFonts w:ascii="Bahnschrift" w:hAnsi="Bahnschrift" w:cs="Times New Roman"/>
        </w:rPr>
      </w:pPr>
      <w:r>
        <w:rPr>
          <w:rFonts w:ascii="Bahnschrift" w:hAnsi="Bahnschrift" w:cs="Times New Roman"/>
        </w:rPr>
        <w:t>As we do not have NIOS implemented, we will utilise the test bench to have the same behaviour as NIOS would. This means:</w:t>
      </w:r>
    </w:p>
    <w:p w14:paraId="0E1B185F" w14:textId="11A1F608" w:rsidR="00B704D7" w:rsidRDefault="001E59D9" w:rsidP="00B704D7">
      <w:pPr>
        <w:pStyle w:val="ListParagraph"/>
        <w:numPr>
          <w:ilvl w:val="1"/>
          <w:numId w:val="3"/>
        </w:numPr>
        <w:rPr>
          <w:rFonts w:ascii="Bahnschrift" w:hAnsi="Bahnschrift" w:cs="Times New Roman"/>
        </w:rPr>
      </w:pPr>
      <w:r w:rsidRPr="001E59D9">
        <w:rPr>
          <w:rFonts w:ascii="Bahnschrift" w:hAnsi="Bahnschrift" w:cs="Times New Roman"/>
        </w:rPr>
        <w:t>TB will be reading from the memory</w:t>
      </w:r>
      <w:r>
        <w:rPr>
          <w:rFonts w:ascii="Bahnschrift" w:hAnsi="Bahnschrift" w:cs="Times New Roman"/>
        </w:rPr>
        <w:t xml:space="preserve"> via FSM logic </w:t>
      </w:r>
    </w:p>
    <w:p w14:paraId="7378FC41" w14:textId="1AA380CD" w:rsidR="00B704D7" w:rsidRPr="00B704D7" w:rsidRDefault="00B704D7" w:rsidP="00B704D7">
      <w:pPr>
        <w:pStyle w:val="ListParagraph"/>
        <w:numPr>
          <w:ilvl w:val="0"/>
          <w:numId w:val="3"/>
        </w:numPr>
        <w:rPr>
          <w:rFonts w:ascii="Bahnschrift" w:hAnsi="Bahnschrift" w:cs="Times New Roman"/>
        </w:rPr>
      </w:pPr>
      <w:r>
        <w:rPr>
          <w:rFonts w:ascii="Bahnschrift" w:hAnsi="Bahnschrift" w:cs="Times New Roman"/>
        </w:rPr>
        <w:t xml:space="preserve">Need to find a way to read from both buffers without costing too many </w:t>
      </w:r>
      <w:proofErr w:type="gramStart"/>
      <w:r>
        <w:rPr>
          <w:rFonts w:ascii="Bahnschrift" w:hAnsi="Bahnschrift" w:cs="Times New Roman"/>
        </w:rPr>
        <w:t>memory</w:t>
      </w:r>
      <w:proofErr w:type="gramEnd"/>
      <w:r>
        <w:rPr>
          <w:rFonts w:ascii="Bahnschrift" w:hAnsi="Bahnschrift" w:cs="Times New Roman"/>
        </w:rPr>
        <w:t xml:space="preserve"> reads</w:t>
      </w:r>
    </w:p>
    <w:p w14:paraId="3C54F40F" w14:textId="77777777" w:rsidR="00BB213F" w:rsidRDefault="00BB213F" w:rsidP="00BB213F">
      <w:pPr>
        <w:pStyle w:val="ListParagraph"/>
        <w:ind w:left="0"/>
        <w:rPr>
          <w:rFonts w:ascii="Bahnschrift" w:hAnsi="Bahnschrift" w:cs="Times New Roman"/>
          <w:b/>
          <w:bCs/>
          <w:sz w:val="28"/>
          <w:szCs w:val="28"/>
          <w:u w:val="single"/>
        </w:rPr>
      </w:pPr>
      <w:r w:rsidRPr="2D742403">
        <w:rPr>
          <w:rFonts w:ascii="Bahnschrift" w:hAnsi="Bahnschrift" w:cs="Times New Roman"/>
          <w:b/>
          <w:bCs/>
          <w:sz w:val="28"/>
          <w:szCs w:val="28"/>
          <w:u w:val="single"/>
        </w:rPr>
        <w:t>To-Do:</w:t>
      </w:r>
    </w:p>
    <w:p w14:paraId="2223C409" w14:textId="4F381387" w:rsidR="00BB213F" w:rsidRDefault="00B704D7" w:rsidP="00B704D7">
      <w:pPr>
        <w:rPr>
          <w:rFonts w:ascii="Bahnschrift" w:hAnsi="Bahnschrift" w:cs="Times New Roman"/>
        </w:rPr>
      </w:pPr>
      <w:r>
        <w:rPr>
          <w:rFonts w:ascii="Bahnschrift" w:hAnsi="Bahnschrift" w:cs="Times New Roman"/>
        </w:rPr>
        <w:t>For Kristelle:</w:t>
      </w:r>
    </w:p>
    <w:p w14:paraId="2502413C" w14:textId="1B2B3DBC" w:rsidR="00B704D7" w:rsidRDefault="00B704D7" w:rsidP="00B704D7">
      <w:pPr>
        <w:pStyle w:val="ListParagraph"/>
        <w:numPr>
          <w:ilvl w:val="0"/>
          <w:numId w:val="16"/>
        </w:numPr>
        <w:rPr>
          <w:rFonts w:ascii="Bahnschrift" w:hAnsi="Bahnschrift" w:cs="Times New Roman"/>
        </w:rPr>
      </w:pPr>
      <w:r>
        <w:rPr>
          <w:rFonts w:ascii="Bahnschrift" w:hAnsi="Bahnschrift" w:cs="Times New Roman"/>
        </w:rPr>
        <w:t xml:space="preserve">Instantiate the buffers in the TB </w:t>
      </w:r>
    </w:p>
    <w:p w14:paraId="525514D8" w14:textId="69B28D02" w:rsidR="00B704D7" w:rsidRDefault="00B704D7" w:rsidP="00B704D7">
      <w:pPr>
        <w:pStyle w:val="ListParagraph"/>
        <w:numPr>
          <w:ilvl w:val="0"/>
          <w:numId w:val="16"/>
        </w:numPr>
        <w:rPr>
          <w:rFonts w:ascii="Bahnschrift" w:hAnsi="Bahnschrift" w:cs="Times New Roman"/>
        </w:rPr>
      </w:pPr>
      <w:r>
        <w:rPr>
          <w:rFonts w:ascii="Bahnschrift" w:hAnsi="Bahnschrift" w:cs="Times New Roman"/>
        </w:rPr>
        <w:t xml:space="preserve">Read the buffers separately. Store these values into an array. </w:t>
      </w:r>
    </w:p>
    <w:p w14:paraId="6F1AE065" w14:textId="15E0E303" w:rsidR="002803FC" w:rsidRPr="002803FC" w:rsidRDefault="002803FC" w:rsidP="002803FC">
      <w:pPr>
        <w:pStyle w:val="ListParagraph"/>
        <w:numPr>
          <w:ilvl w:val="1"/>
          <w:numId w:val="16"/>
        </w:numPr>
        <w:rPr>
          <w:rFonts w:ascii="Bahnschrift" w:hAnsi="Bahnschrift" w:cs="Times New Roman"/>
        </w:rPr>
      </w:pPr>
      <w:r w:rsidRPr="002803FC">
        <w:rPr>
          <w:rFonts w:ascii="Bahnschrift" w:hAnsi="Bahnschrift" w:cs="Times New Roman"/>
        </w:rPr>
        <w:t xml:space="preserve">Create an FSM with START, READ, END states. </w:t>
      </w:r>
    </w:p>
    <w:p w14:paraId="34C10078" w14:textId="7303AD43" w:rsidR="00B704D7" w:rsidRDefault="00B704D7" w:rsidP="00B704D7">
      <w:pPr>
        <w:pStyle w:val="ListParagraph"/>
        <w:numPr>
          <w:ilvl w:val="1"/>
          <w:numId w:val="16"/>
        </w:numPr>
        <w:rPr>
          <w:rFonts w:ascii="Bahnschrift" w:hAnsi="Bahnschrift" w:cs="Times New Roman"/>
        </w:rPr>
      </w:pPr>
      <w:r>
        <w:rPr>
          <w:rFonts w:ascii="Bahnschrift" w:hAnsi="Bahnschrift" w:cs="Times New Roman"/>
        </w:rPr>
        <w:t>Test with a simple 8x8 array</w:t>
      </w:r>
    </w:p>
    <w:p w14:paraId="1BF2B4D3" w14:textId="41CE79E4" w:rsidR="00B704D7" w:rsidRDefault="00B704D7" w:rsidP="00B704D7">
      <w:pPr>
        <w:pStyle w:val="ListParagraph"/>
        <w:numPr>
          <w:ilvl w:val="1"/>
          <w:numId w:val="16"/>
        </w:numPr>
        <w:rPr>
          <w:rFonts w:ascii="Bahnschrift" w:hAnsi="Bahnschrift" w:cs="Times New Roman"/>
        </w:rPr>
      </w:pPr>
      <w:r>
        <w:rPr>
          <w:rFonts w:ascii="Bahnschrift" w:hAnsi="Bahnschrift" w:cs="Times New Roman"/>
        </w:rPr>
        <w:t xml:space="preserve">Test with a sparse matrix </w:t>
      </w:r>
    </w:p>
    <w:p w14:paraId="74073D3C" w14:textId="5D4B75C0" w:rsidR="002803FC" w:rsidRDefault="002803FC" w:rsidP="002803FC">
      <w:pPr>
        <w:pStyle w:val="ListParagraph"/>
        <w:numPr>
          <w:ilvl w:val="0"/>
          <w:numId w:val="16"/>
        </w:numPr>
        <w:rPr>
          <w:rFonts w:ascii="Bahnschrift" w:hAnsi="Bahnschrift" w:cs="Times New Roman"/>
        </w:rPr>
      </w:pPr>
      <w:r>
        <w:rPr>
          <w:rFonts w:ascii="Bahnschrift" w:hAnsi="Bahnschrift" w:cs="Times New Roman"/>
        </w:rPr>
        <w:t xml:space="preserve">Hardcode the </w:t>
      </w:r>
      <w:proofErr w:type="spellStart"/>
      <w:r>
        <w:rPr>
          <w:rFonts w:ascii="Bahnschrift" w:hAnsi="Bahnschrift" w:cs="Times New Roman"/>
        </w:rPr>
        <w:t>active_rows</w:t>
      </w:r>
      <w:proofErr w:type="spellEnd"/>
      <w:r>
        <w:rPr>
          <w:rFonts w:ascii="Bahnschrift" w:hAnsi="Bahnschrift" w:cs="Times New Roman"/>
        </w:rPr>
        <w:t xml:space="preserve"> and </w:t>
      </w:r>
      <w:proofErr w:type="spellStart"/>
      <w:r>
        <w:rPr>
          <w:rFonts w:ascii="Bahnschrift" w:hAnsi="Bahnschrift" w:cs="Times New Roman"/>
        </w:rPr>
        <w:t>active_cols</w:t>
      </w:r>
      <w:proofErr w:type="spellEnd"/>
      <w:r>
        <w:rPr>
          <w:rFonts w:ascii="Bahnschrift" w:hAnsi="Bahnschrift" w:cs="Times New Roman"/>
        </w:rPr>
        <w:t xml:space="preserve"> values into the TB itself. Can later add this to the MIF if required / have the time. </w:t>
      </w:r>
    </w:p>
    <w:p w14:paraId="512445EA" w14:textId="0437615E" w:rsidR="00DD2E0D" w:rsidRDefault="00BB213F" w:rsidP="00BB213F">
      <w:pPr>
        <w:rPr>
          <w:rFonts w:ascii="Bahnschrift" w:hAnsi="Bahnschrift" w:cs="Times New Roman"/>
          <w:b/>
          <w:bCs/>
          <w:sz w:val="28"/>
          <w:szCs w:val="28"/>
          <w:u w:val="single"/>
        </w:rPr>
      </w:pPr>
      <w:r w:rsidRPr="2D742403">
        <w:rPr>
          <w:rFonts w:ascii="Bahnschrift" w:hAnsi="Bahnschrift" w:cs="Times New Roman"/>
          <w:b/>
          <w:bCs/>
          <w:sz w:val="28"/>
          <w:szCs w:val="28"/>
          <w:u w:val="single"/>
        </w:rPr>
        <w:t>Deadline</w:t>
      </w:r>
    </w:p>
    <w:p w14:paraId="5B9F0D5E" w14:textId="77777777" w:rsidR="00DD2E0D" w:rsidRDefault="00DD2E0D">
      <w:pPr>
        <w:rPr>
          <w:rFonts w:ascii="Bahnschrift" w:hAnsi="Bahnschrift" w:cs="Times New Roman"/>
          <w:b/>
          <w:bCs/>
          <w:sz w:val="28"/>
          <w:szCs w:val="28"/>
          <w:u w:val="single"/>
        </w:rPr>
      </w:pPr>
      <w:r>
        <w:rPr>
          <w:rFonts w:ascii="Bahnschrift" w:hAnsi="Bahnschrift" w:cs="Times New Roman"/>
          <w:b/>
          <w:bCs/>
          <w:sz w:val="28"/>
          <w:szCs w:val="28"/>
          <w:u w:val="single"/>
        </w:rPr>
        <w:br w:type="page"/>
      </w:r>
    </w:p>
    <w:p w14:paraId="7FD0AE27" w14:textId="77777777" w:rsidR="00DD2E0D" w:rsidRDefault="00DD2E0D" w:rsidP="00DD2E0D">
      <w:pPr>
        <w:rPr>
          <w:rFonts w:ascii="Bahnschrift" w:hAnsi="Bahnschrift" w:cs="Times New Roman"/>
        </w:rPr>
      </w:pPr>
      <w:r w:rsidRPr="2D742403">
        <w:rPr>
          <w:rFonts w:ascii="Bahnschrift" w:hAnsi="Bahnschrift" w:cs="Times New Roman"/>
          <w:b/>
          <w:bCs/>
          <w:sz w:val="28"/>
          <w:szCs w:val="28"/>
          <w:u w:val="single"/>
        </w:rPr>
        <w:lastRenderedPageBreak/>
        <w:t>Meeting Details:</w:t>
      </w:r>
      <w:r>
        <w:br/>
      </w:r>
      <w:r w:rsidRPr="2D742403">
        <w:rPr>
          <w:rFonts w:ascii="Bahnschrift" w:hAnsi="Bahnschrift" w:cs="Times New Roman"/>
        </w:rPr>
        <w:t xml:space="preserve">Date: </w:t>
      </w:r>
      <w:r>
        <w:br/>
      </w:r>
      <w:r w:rsidRPr="2D742403">
        <w:rPr>
          <w:rFonts w:ascii="Bahnschrift" w:hAnsi="Bahnschrift" w:cs="Times New Roman"/>
        </w:rPr>
        <w:t xml:space="preserve">Location: </w:t>
      </w:r>
      <w:r>
        <w:br/>
      </w:r>
      <w:r w:rsidRPr="2D742403">
        <w:rPr>
          <w:rFonts w:ascii="Bahnschrift" w:hAnsi="Bahnschrift" w:cs="Times New Roman"/>
        </w:rPr>
        <w:t xml:space="preserve">Minute Taker: </w:t>
      </w:r>
      <w:r>
        <w:br/>
      </w:r>
      <w:r w:rsidRPr="2D742403">
        <w:rPr>
          <w:rFonts w:ascii="Bahnschrift" w:hAnsi="Bahnschrift" w:cs="Times New Roman"/>
        </w:rPr>
        <w:t>Members Present:</w:t>
      </w:r>
    </w:p>
    <w:p w14:paraId="03B61AAA" w14:textId="77777777" w:rsidR="00DD2E0D" w:rsidRDefault="00DD2E0D" w:rsidP="00DD2E0D">
      <w:pPr>
        <w:rPr>
          <w:rFonts w:ascii="Bahnschrift" w:hAnsi="Bahnschrift" w:cs="Times New Roman"/>
          <w:b/>
          <w:bCs/>
          <w:sz w:val="28"/>
          <w:szCs w:val="28"/>
          <w:u w:val="single"/>
        </w:rPr>
      </w:pPr>
      <w:r w:rsidRPr="4E0387EE">
        <w:rPr>
          <w:rFonts w:ascii="Bahnschrift" w:hAnsi="Bahnschrift" w:cs="Times New Roman"/>
          <w:b/>
          <w:bCs/>
          <w:sz w:val="28"/>
          <w:szCs w:val="28"/>
          <w:u w:val="single"/>
        </w:rPr>
        <w:t>Meeting Agenda:</w:t>
      </w:r>
    </w:p>
    <w:p w14:paraId="7C298F0C" w14:textId="77777777" w:rsidR="00DD2E0D" w:rsidRDefault="00DD2E0D" w:rsidP="00DD2E0D">
      <w:pPr>
        <w:pStyle w:val="ListParagraph"/>
        <w:numPr>
          <w:ilvl w:val="0"/>
          <w:numId w:val="8"/>
        </w:numPr>
        <w:rPr>
          <w:rFonts w:ascii="Bahnschrift" w:hAnsi="Bahnschrift" w:cs="Times New Roman"/>
        </w:rPr>
      </w:pPr>
    </w:p>
    <w:p w14:paraId="6161AE67" w14:textId="77777777" w:rsidR="00DD2E0D" w:rsidRDefault="00DD2E0D" w:rsidP="00DD2E0D">
      <w:pPr>
        <w:rPr>
          <w:rFonts w:ascii="Bahnschrift" w:hAnsi="Bahnschrift" w:cs="Times New Roman"/>
          <w:b/>
          <w:bCs/>
          <w:sz w:val="28"/>
          <w:szCs w:val="28"/>
          <w:u w:val="single"/>
        </w:rPr>
      </w:pPr>
      <w:r w:rsidRPr="2D742403">
        <w:rPr>
          <w:rFonts w:ascii="Bahnschrift" w:hAnsi="Bahnschrift" w:cs="Times New Roman"/>
          <w:b/>
          <w:bCs/>
          <w:sz w:val="28"/>
          <w:szCs w:val="28"/>
          <w:u w:val="single"/>
        </w:rPr>
        <w:t>Recent Achievements:</w:t>
      </w:r>
    </w:p>
    <w:p w14:paraId="7B6C86BF" w14:textId="77777777" w:rsidR="00DD2E0D" w:rsidRDefault="00DD2E0D" w:rsidP="00DD2E0D">
      <w:pPr>
        <w:pStyle w:val="ListParagraph"/>
        <w:numPr>
          <w:ilvl w:val="0"/>
          <w:numId w:val="3"/>
        </w:numPr>
        <w:rPr>
          <w:rFonts w:ascii="Bahnschrift" w:hAnsi="Bahnschrift" w:cs="Times New Roman"/>
        </w:rPr>
      </w:pPr>
      <w:r>
        <w:br/>
      </w:r>
    </w:p>
    <w:p w14:paraId="0D7A4BB8" w14:textId="77777777" w:rsidR="00DD2E0D" w:rsidRDefault="00DD2E0D" w:rsidP="00DD2E0D">
      <w:pPr>
        <w:rPr>
          <w:rFonts w:ascii="Bahnschrift" w:hAnsi="Bahnschrift" w:cs="Times New Roman"/>
          <w:b/>
          <w:bCs/>
          <w:sz w:val="28"/>
          <w:szCs w:val="28"/>
          <w:u w:val="single"/>
        </w:rPr>
      </w:pPr>
      <w:r w:rsidRPr="4E0387EE">
        <w:rPr>
          <w:rFonts w:ascii="Bahnschrift" w:hAnsi="Bahnschrift" w:cs="Times New Roman"/>
          <w:b/>
          <w:bCs/>
          <w:sz w:val="28"/>
          <w:szCs w:val="28"/>
          <w:u w:val="single"/>
        </w:rPr>
        <w:t>Meeting Discussions &amp; Outcomes:</w:t>
      </w:r>
    </w:p>
    <w:p w14:paraId="27B78EEA" w14:textId="37E6CE65" w:rsidR="00DD2E0D" w:rsidRDefault="00472226" w:rsidP="00472226">
      <w:pPr>
        <w:rPr>
          <w:rFonts w:ascii="Bahnschrift" w:hAnsi="Bahnschrift" w:cs="Times New Roman"/>
        </w:rPr>
      </w:pPr>
      <w:r>
        <w:rPr>
          <w:rFonts w:ascii="Bahnschrift" w:hAnsi="Bahnschrift" w:cs="Times New Roman"/>
        </w:rPr>
        <w:t>Poster:</w:t>
      </w:r>
    </w:p>
    <w:p w14:paraId="158079EC" w14:textId="3346344A" w:rsidR="00472226" w:rsidRDefault="00905D33" w:rsidP="00472226">
      <w:pPr>
        <w:pStyle w:val="ListParagraph"/>
        <w:numPr>
          <w:ilvl w:val="0"/>
          <w:numId w:val="18"/>
        </w:numPr>
        <w:rPr>
          <w:rFonts w:ascii="Bahnschrift" w:hAnsi="Bahnschrift" w:cs="Times New Roman"/>
        </w:rPr>
      </w:pPr>
      <w:r>
        <w:rPr>
          <w:rFonts w:ascii="Bahnschrift" w:hAnsi="Bahnschrift" w:cs="Times New Roman"/>
        </w:rPr>
        <w:t>Background is general</w:t>
      </w:r>
    </w:p>
    <w:p w14:paraId="5F48F98E" w14:textId="5E69BB38" w:rsidR="00905D33" w:rsidRDefault="00905D33" w:rsidP="00472226">
      <w:pPr>
        <w:pStyle w:val="ListParagraph"/>
        <w:numPr>
          <w:ilvl w:val="0"/>
          <w:numId w:val="18"/>
        </w:numPr>
        <w:rPr>
          <w:rFonts w:ascii="Bahnschrift" w:hAnsi="Bahnschrift" w:cs="Times New Roman"/>
        </w:rPr>
      </w:pPr>
      <w:r>
        <w:rPr>
          <w:rFonts w:ascii="Bahnschrift" w:hAnsi="Bahnschrift" w:cs="Times New Roman"/>
        </w:rPr>
        <w:t xml:space="preserve">About how sparse handle then put the system diagram </w:t>
      </w:r>
      <w:r w:rsidR="00501BF1">
        <w:rPr>
          <w:rFonts w:ascii="Bahnschrift" w:hAnsi="Bahnschrift" w:cs="Times New Roman"/>
        </w:rPr>
        <w:t xml:space="preserve">(for better flow) </w:t>
      </w:r>
    </w:p>
    <w:p w14:paraId="3C377979" w14:textId="77777777" w:rsidR="007368F5" w:rsidRDefault="007368F5" w:rsidP="00472226">
      <w:pPr>
        <w:pStyle w:val="ListParagraph"/>
        <w:numPr>
          <w:ilvl w:val="0"/>
          <w:numId w:val="18"/>
        </w:numPr>
        <w:rPr>
          <w:rFonts w:ascii="Bahnschrift" w:hAnsi="Bahnschrift" w:cs="Times New Roman"/>
        </w:rPr>
      </w:pPr>
      <w:r>
        <w:rPr>
          <w:rFonts w:ascii="Bahnschrift" w:hAnsi="Bahnschrift" w:cs="Times New Roman"/>
        </w:rPr>
        <w:t>Mention NPU in background, mention that systolic array is an approach</w:t>
      </w:r>
    </w:p>
    <w:p w14:paraId="0AF00BCE" w14:textId="419A1AEE" w:rsidR="00512C20" w:rsidRDefault="007368F5" w:rsidP="00472226">
      <w:pPr>
        <w:pStyle w:val="ListParagraph"/>
        <w:numPr>
          <w:ilvl w:val="0"/>
          <w:numId w:val="18"/>
        </w:numPr>
        <w:rPr>
          <w:rFonts w:ascii="Bahnschrift" w:hAnsi="Bahnschrift" w:cs="Times New Roman"/>
        </w:rPr>
      </w:pPr>
      <w:r>
        <w:rPr>
          <w:rFonts w:ascii="Bahnschrift" w:hAnsi="Bahnschrift" w:cs="Times New Roman"/>
        </w:rPr>
        <w:t xml:space="preserve">Connect title to the </w:t>
      </w:r>
      <w:r w:rsidR="00060B46">
        <w:rPr>
          <w:rFonts w:ascii="Bahnschrift" w:hAnsi="Bahnschrift" w:cs="Times New Roman"/>
        </w:rPr>
        <w:t>implementation</w:t>
      </w:r>
      <w:r>
        <w:rPr>
          <w:rFonts w:ascii="Bahnschrift" w:hAnsi="Bahnschrift" w:cs="Times New Roman"/>
        </w:rPr>
        <w:t xml:space="preserve"> </w:t>
      </w:r>
    </w:p>
    <w:p w14:paraId="08CA5CF8" w14:textId="0BCE7876" w:rsidR="007368F5" w:rsidRDefault="007368F5" w:rsidP="00472226">
      <w:pPr>
        <w:pStyle w:val="ListParagraph"/>
        <w:numPr>
          <w:ilvl w:val="0"/>
          <w:numId w:val="18"/>
        </w:numPr>
        <w:rPr>
          <w:rFonts w:ascii="Bahnschrift" w:hAnsi="Bahnschrift" w:cs="Times New Roman"/>
        </w:rPr>
      </w:pPr>
      <w:r>
        <w:rPr>
          <w:rFonts w:ascii="Bahnschrift" w:hAnsi="Bahnschrift" w:cs="Times New Roman"/>
        </w:rPr>
        <w:t xml:space="preserve"> </w:t>
      </w:r>
    </w:p>
    <w:p w14:paraId="51E94984" w14:textId="2E9996C6" w:rsidR="00501BF1" w:rsidRDefault="00A977FE" w:rsidP="00501BF1">
      <w:pPr>
        <w:rPr>
          <w:rFonts w:ascii="Bahnschrift" w:hAnsi="Bahnschrift" w:cs="Times New Roman"/>
        </w:rPr>
      </w:pPr>
      <w:r>
        <w:rPr>
          <w:rFonts w:ascii="Bahnschrift" w:hAnsi="Bahnschrift" w:cs="Times New Roman"/>
        </w:rPr>
        <w:t>On Display Day</w:t>
      </w:r>
      <w:r w:rsidR="00501BF1">
        <w:rPr>
          <w:rFonts w:ascii="Bahnschrift" w:hAnsi="Bahnschrift" w:cs="Times New Roman"/>
        </w:rPr>
        <w:t>:</w:t>
      </w:r>
    </w:p>
    <w:p w14:paraId="5E3DA8B2" w14:textId="042207B8" w:rsidR="00501BF1" w:rsidRDefault="00501BF1" w:rsidP="00501BF1">
      <w:pPr>
        <w:pStyle w:val="ListParagraph"/>
        <w:numPr>
          <w:ilvl w:val="0"/>
          <w:numId w:val="19"/>
        </w:numPr>
        <w:rPr>
          <w:rFonts w:ascii="Bahnschrift" w:hAnsi="Bahnschrift" w:cs="Times New Roman"/>
        </w:rPr>
      </w:pPr>
      <w:r>
        <w:rPr>
          <w:rFonts w:ascii="Bahnschrift" w:hAnsi="Bahnschrift" w:cs="Times New Roman"/>
        </w:rPr>
        <w:t xml:space="preserve">Ask a friend </w:t>
      </w:r>
      <w:r w:rsidR="00A977FE">
        <w:rPr>
          <w:rFonts w:ascii="Bahnschrift" w:hAnsi="Bahnschrift" w:cs="Times New Roman"/>
        </w:rPr>
        <w:t xml:space="preserve">to record the presentation </w:t>
      </w:r>
    </w:p>
    <w:p w14:paraId="308D74EB" w14:textId="4667FB6F" w:rsidR="00A3447B" w:rsidRDefault="00A3447B" w:rsidP="00501BF1">
      <w:pPr>
        <w:pStyle w:val="ListParagraph"/>
        <w:numPr>
          <w:ilvl w:val="0"/>
          <w:numId w:val="19"/>
        </w:numPr>
        <w:rPr>
          <w:rFonts w:ascii="Bahnschrift" w:hAnsi="Bahnschrift" w:cs="Times New Roman"/>
        </w:rPr>
      </w:pPr>
      <w:r>
        <w:rPr>
          <w:rFonts w:ascii="Bahnschrift" w:hAnsi="Bahnschrift" w:cs="Times New Roman"/>
        </w:rPr>
        <w:t>Maryam checking us on the day (same as 44)</w:t>
      </w:r>
    </w:p>
    <w:p w14:paraId="6AADEF82" w14:textId="52B25D0A" w:rsidR="00361194" w:rsidRDefault="00361194" w:rsidP="00501BF1">
      <w:pPr>
        <w:pStyle w:val="ListParagraph"/>
        <w:numPr>
          <w:ilvl w:val="0"/>
          <w:numId w:val="19"/>
        </w:numPr>
        <w:rPr>
          <w:rFonts w:ascii="Bahnschrift" w:hAnsi="Bahnschrift" w:cs="Times New Roman"/>
        </w:rPr>
      </w:pPr>
      <w:r>
        <w:rPr>
          <w:rFonts w:ascii="Bahnschrift" w:hAnsi="Bahnschrift" w:cs="Times New Roman"/>
        </w:rPr>
        <w:t>There is a guide for the judges</w:t>
      </w:r>
      <w:r w:rsidR="002E0087">
        <w:rPr>
          <w:rFonts w:ascii="Bahnschrift" w:hAnsi="Bahnschrift" w:cs="Times New Roman"/>
        </w:rPr>
        <w:t xml:space="preserve"> (coordinator should not be the guide for their student’s judges)</w:t>
      </w:r>
    </w:p>
    <w:p w14:paraId="10A3E91B" w14:textId="77777777" w:rsidR="002E0087" w:rsidRDefault="002E0087" w:rsidP="00501BF1">
      <w:pPr>
        <w:pStyle w:val="ListParagraph"/>
        <w:numPr>
          <w:ilvl w:val="0"/>
          <w:numId w:val="19"/>
        </w:numPr>
        <w:rPr>
          <w:rFonts w:ascii="Bahnschrift" w:hAnsi="Bahnschrift" w:cs="Times New Roman"/>
        </w:rPr>
      </w:pPr>
    </w:p>
    <w:p w14:paraId="28E75C1E" w14:textId="0AA5334D" w:rsidR="00A3447B" w:rsidRDefault="00A3447B" w:rsidP="00A3447B">
      <w:pPr>
        <w:rPr>
          <w:rFonts w:ascii="Bahnschrift" w:hAnsi="Bahnschrift" w:cs="Times New Roman"/>
        </w:rPr>
      </w:pPr>
      <w:r>
        <w:rPr>
          <w:rFonts w:ascii="Bahnschrift" w:hAnsi="Bahnschrift" w:cs="Times New Roman"/>
        </w:rPr>
        <w:t>Compendium:</w:t>
      </w:r>
    </w:p>
    <w:p w14:paraId="69D7F2A6" w14:textId="349F4CC6" w:rsidR="00A3447B" w:rsidRDefault="00A3447B" w:rsidP="00A3447B">
      <w:pPr>
        <w:pStyle w:val="ListParagraph"/>
        <w:numPr>
          <w:ilvl w:val="0"/>
          <w:numId w:val="20"/>
        </w:numPr>
        <w:rPr>
          <w:rFonts w:ascii="Bahnschrift" w:hAnsi="Bahnschrift" w:cs="Times New Roman"/>
        </w:rPr>
      </w:pPr>
      <w:r>
        <w:rPr>
          <w:rFonts w:ascii="Bahnschrift" w:hAnsi="Bahnschrift" w:cs="Times New Roman"/>
        </w:rPr>
        <w:t>Add in the compendium</w:t>
      </w:r>
    </w:p>
    <w:p w14:paraId="66C6340D" w14:textId="20249280" w:rsidR="00A3447B" w:rsidRDefault="007C1D15" w:rsidP="00A3447B">
      <w:pPr>
        <w:pStyle w:val="ListParagraph"/>
        <w:numPr>
          <w:ilvl w:val="0"/>
          <w:numId w:val="20"/>
        </w:numPr>
        <w:rPr>
          <w:rFonts w:ascii="Bahnschrift" w:hAnsi="Bahnschrift" w:cs="Times New Roman"/>
        </w:rPr>
      </w:pPr>
      <w:r>
        <w:rPr>
          <w:rFonts w:ascii="Bahnschrift" w:hAnsi="Bahnschrift" w:cs="Times New Roman"/>
        </w:rPr>
        <w:t xml:space="preserve">Half a page of README, can be added to the report </w:t>
      </w:r>
    </w:p>
    <w:p w14:paraId="5C8AFD88" w14:textId="73FEB4AB" w:rsidR="007C1D15" w:rsidRDefault="004D192F" w:rsidP="00A3447B">
      <w:pPr>
        <w:pStyle w:val="ListParagraph"/>
        <w:numPr>
          <w:ilvl w:val="0"/>
          <w:numId w:val="20"/>
        </w:numPr>
        <w:rPr>
          <w:rFonts w:ascii="Bahnschrift" w:hAnsi="Bahnschrift" w:cs="Times New Roman"/>
        </w:rPr>
      </w:pPr>
      <w:r>
        <w:rPr>
          <w:rFonts w:ascii="Bahnschrift" w:hAnsi="Bahnschrift" w:cs="Times New Roman"/>
        </w:rPr>
        <w:t>Compendium does not contribute to the grade</w:t>
      </w:r>
    </w:p>
    <w:p w14:paraId="2A0A14A8" w14:textId="77777777" w:rsidR="00F857C8" w:rsidRDefault="00F857C8" w:rsidP="00A3447B">
      <w:pPr>
        <w:pStyle w:val="ListParagraph"/>
        <w:numPr>
          <w:ilvl w:val="0"/>
          <w:numId w:val="20"/>
        </w:numPr>
        <w:rPr>
          <w:rFonts w:ascii="Bahnschrift" w:hAnsi="Bahnschrift" w:cs="Times New Roman"/>
        </w:rPr>
      </w:pPr>
    </w:p>
    <w:p w14:paraId="1C90039C" w14:textId="6AFC30C2" w:rsidR="004D192F" w:rsidRDefault="006004F3" w:rsidP="006004F3">
      <w:pPr>
        <w:rPr>
          <w:rFonts w:ascii="Bahnschrift" w:hAnsi="Bahnschrift" w:cs="Times New Roman"/>
        </w:rPr>
      </w:pPr>
      <w:r>
        <w:rPr>
          <w:rFonts w:ascii="Bahnschrift" w:hAnsi="Bahnschrift" w:cs="Times New Roman"/>
        </w:rPr>
        <w:t>Report:</w:t>
      </w:r>
    </w:p>
    <w:p w14:paraId="33CFEA19" w14:textId="714EBF22" w:rsidR="006004F3" w:rsidRDefault="006004F3" w:rsidP="006004F3">
      <w:pPr>
        <w:pStyle w:val="ListParagraph"/>
        <w:numPr>
          <w:ilvl w:val="0"/>
          <w:numId w:val="21"/>
        </w:numPr>
        <w:rPr>
          <w:rFonts w:ascii="Bahnschrift" w:hAnsi="Bahnschrift" w:cs="Times New Roman"/>
        </w:rPr>
      </w:pPr>
      <w:r>
        <w:rPr>
          <w:rFonts w:ascii="Bahnschrift" w:hAnsi="Bahnschrift" w:cs="Times New Roman"/>
        </w:rPr>
        <w:t xml:space="preserve">Check the </w:t>
      </w:r>
      <w:proofErr w:type="gramStart"/>
      <w:r>
        <w:rPr>
          <w:rFonts w:ascii="Bahnschrift" w:hAnsi="Bahnschrift" w:cs="Times New Roman"/>
        </w:rPr>
        <w:t>rubric !!</w:t>
      </w:r>
      <w:proofErr w:type="gramEnd"/>
    </w:p>
    <w:p w14:paraId="3841A92F" w14:textId="77777777" w:rsidR="006004F3" w:rsidRDefault="006004F3" w:rsidP="00D33D50">
      <w:pPr>
        <w:rPr>
          <w:rFonts w:ascii="Bahnschrift" w:hAnsi="Bahnschrift" w:cs="Times New Roman"/>
        </w:rPr>
      </w:pPr>
    </w:p>
    <w:p w14:paraId="085E494C" w14:textId="10023390" w:rsidR="00D33D50" w:rsidRDefault="00D33D50" w:rsidP="00D33D50">
      <w:pPr>
        <w:rPr>
          <w:rFonts w:ascii="Bahnschrift" w:hAnsi="Bahnschrift" w:cs="Times New Roman"/>
        </w:rPr>
      </w:pPr>
      <w:r>
        <w:rPr>
          <w:rFonts w:ascii="Bahnschrift" w:hAnsi="Bahnschrift" w:cs="Times New Roman"/>
        </w:rPr>
        <w:t>Hardware:</w:t>
      </w:r>
    </w:p>
    <w:p w14:paraId="4DC03394" w14:textId="0FFC352B" w:rsidR="00D33D50" w:rsidRDefault="00DD3017" w:rsidP="00D33D50">
      <w:pPr>
        <w:pStyle w:val="ListParagraph"/>
        <w:numPr>
          <w:ilvl w:val="0"/>
          <w:numId w:val="21"/>
        </w:numPr>
        <w:rPr>
          <w:rFonts w:ascii="Bahnschrift" w:hAnsi="Bahnschrift" w:cs="Times New Roman"/>
        </w:rPr>
      </w:pPr>
      <w:r>
        <w:rPr>
          <w:rFonts w:ascii="Bahnschrift" w:hAnsi="Bahnschrift" w:cs="Times New Roman"/>
        </w:rPr>
        <w:t>The whole system has been implemented in simulation level.</w:t>
      </w:r>
    </w:p>
    <w:p w14:paraId="16727EAF" w14:textId="603D147D" w:rsidR="00DD3017" w:rsidRDefault="00DD3017" w:rsidP="00D33D50">
      <w:pPr>
        <w:pStyle w:val="ListParagraph"/>
        <w:numPr>
          <w:ilvl w:val="0"/>
          <w:numId w:val="21"/>
        </w:numPr>
        <w:rPr>
          <w:rFonts w:ascii="Bahnschrift" w:hAnsi="Bahnschrift" w:cs="Times New Roman"/>
        </w:rPr>
      </w:pPr>
      <w:r>
        <w:rPr>
          <w:rFonts w:ascii="Bahnschrift" w:hAnsi="Bahnschrift" w:cs="Times New Roman"/>
        </w:rPr>
        <w:t>Can mention Fmax in previous iteration is possible</w:t>
      </w:r>
    </w:p>
    <w:p w14:paraId="2E9A2A76" w14:textId="63ECFCCB" w:rsidR="003B06A9" w:rsidRDefault="003B06A9" w:rsidP="00D33D50">
      <w:pPr>
        <w:pStyle w:val="ListParagraph"/>
        <w:numPr>
          <w:ilvl w:val="0"/>
          <w:numId w:val="21"/>
        </w:numPr>
        <w:rPr>
          <w:rFonts w:ascii="Bahnschrift" w:hAnsi="Bahnschrift" w:cs="Times New Roman"/>
        </w:rPr>
      </w:pPr>
      <w:r w:rsidRPr="003B06A9">
        <w:rPr>
          <w:rFonts w:ascii="Bahnschrift" w:hAnsi="Bahnschrift" w:cs="Times New Roman"/>
        </w:rPr>
        <w:t xml:space="preserve">Check if the range in </w:t>
      </w:r>
      <w:r>
        <w:rPr>
          <w:rFonts w:ascii="Bahnschrift" w:hAnsi="Bahnschrift" w:cs="Times New Roman"/>
        </w:rPr>
        <w:t xml:space="preserve">Hz is reasonable </w:t>
      </w:r>
    </w:p>
    <w:p w14:paraId="57032479" w14:textId="0171CF6E" w:rsidR="003B06A9" w:rsidRDefault="00DF4A96" w:rsidP="00D33D50">
      <w:pPr>
        <w:pStyle w:val="ListParagraph"/>
        <w:numPr>
          <w:ilvl w:val="0"/>
          <w:numId w:val="21"/>
        </w:numPr>
        <w:rPr>
          <w:rFonts w:ascii="Bahnschrift" w:hAnsi="Bahnschrift" w:cs="Times New Roman"/>
        </w:rPr>
      </w:pPr>
      <w:r>
        <w:rPr>
          <w:rFonts w:ascii="Bahnschrift" w:hAnsi="Bahnschrift" w:cs="Times New Roman"/>
        </w:rPr>
        <w:t>Might not be in the poster BUT MAKE SURE WE TALK ABOUT THE HARDWARE IN THE REPORT</w:t>
      </w:r>
    </w:p>
    <w:p w14:paraId="046EA263" w14:textId="2EDEA9F0" w:rsidR="00B1635A" w:rsidRDefault="00B1635A" w:rsidP="00B1635A">
      <w:pPr>
        <w:rPr>
          <w:rFonts w:ascii="Bahnschrift" w:hAnsi="Bahnschrift" w:cs="Times New Roman"/>
        </w:rPr>
      </w:pPr>
      <w:r>
        <w:rPr>
          <w:rFonts w:ascii="Bahnschrift" w:hAnsi="Bahnschrift" w:cs="Times New Roman"/>
        </w:rPr>
        <w:t>TOC:</w:t>
      </w:r>
    </w:p>
    <w:p w14:paraId="7F7BF253" w14:textId="387E3F04" w:rsidR="00B1635A" w:rsidRDefault="00646E78" w:rsidP="00646E78">
      <w:pPr>
        <w:pStyle w:val="ListParagraph"/>
        <w:numPr>
          <w:ilvl w:val="0"/>
          <w:numId w:val="22"/>
        </w:numPr>
        <w:rPr>
          <w:rFonts w:ascii="Bahnschrift" w:hAnsi="Bahnschrift" w:cs="Times New Roman"/>
        </w:rPr>
      </w:pPr>
      <w:r>
        <w:rPr>
          <w:rFonts w:ascii="Bahnschrift" w:hAnsi="Bahnschrift" w:cs="Times New Roman"/>
        </w:rPr>
        <w:t>Should have abstract</w:t>
      </w:r>
    </w:p>
    <w:p w14:paraId="7B5F5311" w14:textId="567C9443" w:rsidR="00646E78" w:rsidRDefault="00646E78" w:rsidP="00646E78">
      <w:pPr>
        <w:pStyle w:val="ListParagraph"/>
        <w:numPr>
          <w:ilvl w:val="0"/>
          <w:numId w:val="22"/>
        </w:numPr>
        <w:rPr>
          <w:rFonts w:ascii="Bahnschrift" w:hAnsi="Bahnschrift" w:cs="Times New Roman"/>
        </w:rPr>
      </w:pPr>
      <w:r>
        <w:rPr>
          <w:rFonts w:ascii="Bahnschrift" w:hAnsi="Bahnschrift" w:cs="Times New Roman"/>
        </w:rPr>
        <w:t>Nomenclature should not be numbered</w:t>
      </w:r>
    </w:p>
    <w:p w14:paraId="6543A7F4" w14:textId="77777777" w:rsidR="00466FD9" w:rsidRDefault="00646E78" w:rsidP="00646E78">
      <w:pPr>
        <w:pStyle w:val="ListParagraph"/>
        <w:numPr>
          <w:ilvl w:val="0"/>
          <w:numId w:val="22"/>
        </w:numPr>
        <w:rPr>
          <w:rFonts w:ascii="Bahnschrift" w:hAnsi="Bahnschrift" w:cs="Times New Roman"/>
        </w:rPr>
      </w:pPr>
      <w:r w:rsidRPr="00466FD9">
        <w:rPr>
          <w:rFonts w:ascii="Bahnschrift" w:hAnsi="Bahnschrift" w:cs="Times New Roman"/>
        </w:rPr>
        <w:t xml:space="preserve">Literature Review: </w:t>
      </w:r>
    </w:p>
    <w:p w14:paraId="78508B0F" w14:textId="6F8F2A3B" w:rsidR="00466FD9" w:rsidRDefault="00646E78" w:rsidP="00466FD9">
      <w:pPr>
        <w:pStyle w:val="ListParagraph"/>
        <w:numPr>
          <w:ilvl w:val="1"/>
          <w:numId w:val="22"/>
        </w:numPr>
        <w:rPr>
          <w:rFonts w:ascii="Bahnschrift" w:hAnsi="Bahnschrift" w:cs="Times New Roman"/>
        </w:rPr>
      </w:pPr>
      <w:r w:rsidRPr="00466FD9">
        <w:rPr>
          <w:rFonts w:ascii="Bahnschrift" w:hAnsi="Bahnschrift" w:cs="Times New Roman"/>
        </w:rPr>
        <w:lastRenderedPageBreak/>
        <w:t>look at another type of NPU</w:t>
      </w:r>
      <w:r w:rsidR="00466FD9" w:rsidRPr="00466FD9">
        <w:rPr>
          <w:rFonts w:ascii="Bahnschrift" w:hAnsi="Bahnschrift" w:cs="Times New Roman"/>
        </w:rPr>
        <w:t>, bring the reader why we are using systolic array vs not using</w:t>
      </w:r>
      <w:r w:rsidR="00466FD9">
        <w:rPr>
          <w:rFonts w:ascii="Bahnschrift" w:hAnsi="Bahnschrift" w:cs="Times New Roman"/>
        </w:rPr>
        <w:t xml:space="preserve"> it (e.g. systolic array is great for reconfigurability)</w:t>
      </w:r>
    </w:p>
    <w:p w14:paraId="4FFDCD3C" w14:textId="02DF7704" w:rsidR="00466FD9" w:rsidRDefault="00466FD9" w:rsidP="00466FD9">
      <w:pPr>
        <w:pStyle w:val="ListParagraph"/>
        <w:numPr>
          <w:ilvl w:val="1"/>
          <w:numId w:val="22"/>
        </w:numPr>
        <w:rPr>
          <w:rFonts w:ascii="Bahnschrift" w:hAnsi="Bahnschrift" w:cs="Times New Roman"/>
        </w:rPr>
      </w:pPr>
      <w:r>
        <w:rPr>
          <w:rFonts w:ascii="Bahnschrift" w:hAnsi="Bahnschrift" w:cs="Times New Roman"/>
        </w:rPr>
        <w:t xml:space="preserve">use the keywords in the title to link back </w:t>
      </w:r>
    </w:p>
    <w:p w14:paraId="6ECD396D" w14:textId="0AE4EF48" w:rsidR="00466FD9" w:rsidRDefault="00466FD9" w:rsidP="00466FD9">
      <w:pPr>
        <w:pStyle w:val="ListParagraph"/>
        <w:numPr>
          <w:ilvl w:val="0"/>
          <w:numId w:val="22"/>
        </w:numPr>
        <w:rPr>
          <w:rFonts w:ascii="Bahnschrift" w:hAnsi="Bahnschrift" w:cs="Times New Roman"/>
        </w:rPr>
      </w:pPr>
      <w:r>
        <w:rPr>
          <w:rFonts w:ascii="Bahnschrift" w:hAnsi="Bahnschrift" w:cs="Times New Roman"/>
        </w:rPr>
        <w:t>Design:</w:t>
      </w:r>
    </w:p>
    <w:p w14:paraId="527F67BF" w14:textId="27A14D1B" w:rsidR="00466FD9" w:rsidRDefault="00466FD9" w:rsidP="00466FD9">
      <w:pPr>
        <w:pStyle w:val="ListParagraph"/>
        <w:numPr>
          <w:ilvl w:val="1"/>
          <w:numId w:val="22"/>
        </w:numPr>
        <w:rPr>
          <w:rFonts w:ascii="Bahnschrift" w:hAnsi="Bahnschrift" w:cs="Times New Roman"/>
        </w:rPr>
      </w:pPr>
      <w:r>
        <w:rPr>
          <w:rFonts w:ascii="Bahnschrift" w:hAnsi="Bahnschrift" w:cs="Times New Roman"/>
        </w:rPr>
        <w:t xml:space="preserve">Say that </w:t>
      </w:r>
      <w:proofErr w:type="spellStart"/>
      <w:r>
        <w:rPr>
          <w:rFonts w:ascii="Bahnschrift" w:hAnsi="Bahnschrift" w:cs="Times New Roman"/>
        </w:rPr>
        <w:t>AlexNet</w:t>
      </w:r>
      <w:proofErr w:type="spellEnd"/>
      <w:r>
        <w:rPr>
          <w:rFonts w:ascii="Bahnschrift" w:hAnsi="Bahnschrift" w:cs="Times New Roman"/>
        </w:rPr>
        <w:t xml:space="preserve"> is </w:t>
      </w:r>
      <w:r w:rsidR="0067327B">
        <w:rPr>
          <w:rFonts w:ascii="Bahnschrift" w:hAnsi="Bahnschrift" w:cs="Times New Roman"/>
        </w:rPr>
        <w:t xml:space="preserve">just a model we are using </w:t>
      </w:r>
    </w:p>
    <w:p w14:paraId="143EEC19" w14:textId="77777777" w:rsidR="0067327B" w:rsidRDefault="0067327B" w:rsidP="00361194">
      <w:pPr>
        <w:rPr>
          <w:rFonts w:ascii="Bahnschrift" w:hAnsi="Bahnschrift" w:cs="Times New Roman"/>
        </w:rPr>
      </w:pPr>
    </w:p>
    <w:p w14:paraId="0B122355" w14:textId="77777777" w:rsidR="00361194" w:rsidRPr="00361194" w:rsidRDefault="00361194" w:rsidP="00361194">
      <w:pPr>
        <w:rPr>
          <w:rFonts w:ascii="Bahnschrift" w:hAnsi="Bahnschrift" w:cs="Times New Roman"/>
        </w:rPr>
      </w:pPr>
    </w:p>
    <w:p w14:paraId="47F25BE8" w14:textId="77777777" w:rsidR="00DD2E0D" w:rsidRDefault="00DD2E0D" w:rsidP="00DD2E0D">
      <w:pPr>
        <w:pStyle w:val="ListParagraph"/>
        <w:ind w:left="0"/>
        <w:rPr>
          <w:rFonts w:ascii="Bahnschrift" w:hAnsi="Bahnschrift" w:cs="Times New Roman"/>
          <w:b/>
          <w:bCs/>
          <w:u w:val="single"/>
        </w:rPr>
      </w:pPr>
      <w:r w:rsidRPr="2D742403">
        <w:rPr>
          <w:rFonts w:ascii="Bahnschrift" w:hAnsi="Bahnschrift" w:cs="Times New Roman"/>
          <w:b/>
          <w:bCs/>
          <w:sz w:val="28"/>
          <w:szCs w:val="28"/>
          <w:u w:val="single"/>
        </w:rPr>
        <w:t>To-Do:</w:t>
      </w:r>
    </w:p>
    <w:p w14:paraId="37BCB643" w14:textId="77777777" w:rsidR="00DD2E0D" w:rsidRDefault="00DD2E0D" w:rsidP="00DD2E0D">
      <w:pPr>
        <w:pStyle w:val="ListParagraph"/>
        <w:numPr>
          <w:ilvl w:val="0"/>
          <w:numId w:val="9"/>
        </w:numPr>
        <w:rPr>
          <w:rFonts w:ascii="Bahnschrift" w:hAnsi="Bahnschrift" w:cs="Times New Roman"/>
        </w:rPr>
      </w:pPr>
    </w:p>
    <w:p w14:paraId="5DA90028" w14:textId="77777777" w:rsidR="00DD2E0D" w:rsidRDefault="00DD2E0D" w:rsidP="00DD2E0D">
      <w:pPr>
        <w:rPr>
          <w:rFonts w:ascii="Bahnschrift" w:hAnsi="Bahnschrift" w:cs="Times New Roman"/>
          <w:b/>
          <w:bCs/>
          <w:sz w:val="28"/>
          <w:szCs w:val="28"/>
          <w:u w:val="single"/>
        </w:rPr>
      </w:pPr>
      <w:r w:rsidRPr="2D742403">
        <w:rPr>
          <w:rFonts w:ascii="Bahnschrift" w:hAnsi="Bahnschrift" w:cs="Times New Roman"/>
          <w:b/>
          <w:bCs/>
          <w:sz w:val="28"/>
          <w:szCs w:val="28"/>
          <w:u w:val="single"/>
        </w:rPr>
        <w:t>Deadline</w:t>
      </w:r>
    </w:p>
    <w:p w14:paraId="0139C288" w14:textId="128CD8BC" w:rsidR="00E922DD" w:rsidRPr="00E922DD" w:rsidRDefault="00E922DD" w:rsidP="00E922DD">
      <w:pPr>
        <w:pStyle w:val="ListParagraph"/>
        <w:numPr>
          <w:ilvl w:val="0"/>
          <w:numId w:val="9"/>
        </w:numPr>
        <w:rPr>
          <w:rFonts w:ascii="Bahnschrift" w:hAnsi="Bahnschrift" w:cs="Times New Roman"/>
          <w:b/>
          <w:bCs/>
          <w:sz w:val="28"/>
          <w:szCs w:val="28"/>
          <w:u w:val="single"/>
        </w:rPr>
      </w:pPr>
      <w:r>
        <w:rPr>
          <w:rFonts w:ascii="Bahnschrift" w:hAnsi="Bahnschrift" w:cs="Times New Roman"/>
          <w:sz w:val="28"/>
          <w:szCs w:val="28"/>
        </w:rPr>
        <w:t xml:space="preserve">Talk to Morteza about summer research by first week November </w:t>
      </w:r>
    </w:p>
    <w:p w14:paraId="4112AB03" w14:textId="77777777" w:rsidR="00BB213F" w:rsidRDefault="00BB213F" w:rsidP="00BB213F">
      <w:pPr>
        <w:rPr>
          <w:rFonts w:ascii="Bahnschrift" w:hAnsi="Bahnschrift" w:cs="Times New Roman"/>
          <w:b/>
          <w:bCs/>
          <w:sz w:val="28"/>
          <w:szCs w:val="28"/>
          <w:u w:val="single"/>
        </w:rPr>
      </w:pPr>
    </w:p>
    <w:p w14:paraId="44AF84D8" w14:textId="15CCA3EB" w:rsidR="7D6FD298" w:rsidRDefault="7D6FD298" w:rsidP="7D6FD298">
      <w:pPr>
        <w:rPr>
          <w:rFonts w:ascii="Bahnschrift" w:hAnsi="Bahnschrift" w:cs="Times New Roman"/>
          <w:lang w:val="en-US"/>
        </w:rPr>
      </w:pPr>
    </w:p>
    <w:p w14:paraId="288895F2" w14:textId="2AB758A5" w:rsidR="2D742403" w:rsidRDefault="2D742403" w:rsidP="318E2694">
      <w:pPr>
        <w:rPr>
          <w:rFonts w:ascii="Bahnschrift" w:hAnsi="Bahnschrift" w:cs="Times New Roman"/>
          <w:lang w:val="en-US"/>
        </w:rPr>
      </w:pPr>
    </w:p>
    <w:p w14:paraId="17C6CB8A" w14:textId="26E0A098" w:rsidR="2D742403" w:rsidRDefault="2D742403">
      <w:r>
        <w:br/>
      </w:r>
    </w:p>
    <w:p w14:paraId="5EDDB864" w14:textId="37118940" w:rsidR="2D742403" w:rsidRDefault="2D742403" w:rsidP="2D742403"/>
    <w:p w14:paraId="553CCF95" w14:textId="7E38B8C4" w:rsidR="2D742403" w:rsidRDefault="2D742403">
      <w:r>
        <w:br w:type="page"/>
      </w:r>
    </w:p>
    <w:p w14:paraId="5AC78B38" w14:textId="4039D3A6" w:rsidR="44D7691C" w:rsidRDefault="44D7691C" w:rsidP="4E0387EE">
      <w:pPr>
        <w:rPr>
          <w:rFonts w:ascii="Bahnschrift" w:hAnsi="Bahnschrift" w:cs="Times New Roman"/>
          <w:b/>
          <w:bCs/>
          <w:sz w:val="28"/>
          <w:szCs w:val="28"/>
          <w:u w:val="single"/>
        </w:rPr>
      </w:pPr>
      <w:r w:rsidRPr="4E0387EE">
        <w:rPr>
          <w:rFonts w:ascii="Bahnschrift" w:hAnsi="Bahnschrift" w:cs="Times New Roman"/>
          <w:b/>
          <w:bCs/>
          <w:sz w:val="28"/>
          <w:szCs w:val="28"/>
          <w:u w:val="single"/>
        </w:rPr>
        <w:lastRenderedPageBreak/>
        <w:t>TEMPLATE</w:t>
      </w:r>
    </w:p>
    <w:p w14:paraId="0A57A708" w14:textId="1842A3D1" w:rsidR="44D7691C" w:rsidRDefault="44D7691C" w:rsidP="2D742403">
      <w:pPr>
        <w:rPr>
          <w:rFonts w:ascii="Bahnschrift" w:hAnsi="Bahnschrift" w:cs="Times New Roman"/>
        </w:rPr>
      </w:pPr>
      <w:r w:rsidRPr="2D742403">
        <w:rPr>
          <w:rFonts w:ascii="Bahnschrift" w:hAnsi="Bahnschrift" w:cs="Times New Roman"/>
          <w:b/>
          <w:bCs/>
          <w:sz w:val="28"/>
          <w:szCs w:val="28"/>
          <w:u w:val="single"/>
        </w:rPr>
        <w:t>Meeting Details:</w:t>
      </w:r>
      <w:r>
        <w:br/>
      </w:r>
      <w:r w:rsidRPr="2D742403">
        <w:rPr>
          <w:rFonts w:ascii="Bahnschrift" w:hAnsi="Bahnschrift" w:cs="Times New Roman"/>
        </w:rPr>
        <w:t xml:space="preserve">Date: </w:t>
      </w:r>
      <w:r>
        <w:br/>
      </w:r>
      <w:r w:rsidRPr="2D742403">
        <w:rPr>
          <w:rFonts w:ascii="Bahnschrift" w:hAnsi="Bahnschrift" w:cs="Times New Roman"/>
        </w:rPr>
        <w:t xml:space="preserve">Location: </w:t>
      </w:r>
      <w:r>
        <w:br/>
      </w:r>
      <w:r w:rsidRPr="2D742403">
        <w:rPr>
          <w:rFonts w:ascii="Bahnschrift" w:hAnsi="Bahnschrift" w:cs="Times New Roman"/>
        </w:rPr>
        <w:t xml:space="preserve">Minute Taker: </w:t>
      </w:r>
      <w:r>
        <w:br/>
      </w:r>
      <w:r w:rsidRPr="2D742403">
        <w:rPr>
          <w:rFonts w:ascii="Bahnschrift" w:hAnsi="Bahnschrift" w:cs="Times New Roman"/>
        </w:rPr>
        <w:t>Members Present</w:t>
      </w:r>
      <w:r w:rsidR="7D7779FF" w:rsidRPr="2D742403">
        <w:rPr>
          <w:rFonts w:ascii="Bahnschrift" w:hAnsi="Bahnschrift" w:cs="Times New Roman"/>
        </w:rPr>
        <w:t>:</w:t>
      </w:r>
    </w:p>
    <w:p w14:paraId="113032BC" w14:textId="77777777" w:rsidR="44D7691C" w:rsidRDefault="44D7691C" w:rsidP="4E0387EE">
      <w:pPr>
        <w:rPr>
          <w:rFonts w:ascii="Bahnschrift" w:hAnsi="Bahnschrift" w:cs="Times New Roman"/>
          <w:b/>
          <w:bCs/>
          <w:sz w:val="28"/>
          <w:szCs w:val="28"/>
          <w:u w:val="single"/>
        </w:rPr>
      </w:pPr>
      <w:r w:rsidRPr="4E0387EE">
        <w:rPr>
          <w:rFonts w:ascii="Bahnschrift" w:hAnsi="Bahnschrift" w:cs="Times New Roman"/>
          <w:b/>
          <w:bCs/>
          <w:sz w:val="28"/>
          <w:szCs w:val="28"/>
          <w:u w:val="single"/>
        </w:rPr>
        <w:t>Meeting Agenda:</w:t>
      </w:r>
    </w:p>
    <w:p w14:paraId="63482300" w14:textId="13BC9214" w:rsidR="4E0387EE" w:rsidRDefault="4E0387EE" w:rsidP="2D742403">
      <w:pPr>
        <w:pStyle w:val="ListParagraph"/>
        <w:numPr>
          <w:ilvl w:val="0"/>
          <w:numId w:val="8"/>
        </w:numPr>
        <w:rPr>
          <w:rFonts w:ascii="Bahnschrift" w:hAnsi="Bahnschrift" w:cs="Times New Roman"/>
        </w:rPr>
      </w:pPr>
    </w:p>
    <w:p w14:paraId="0E34B4DA" w14:textId="77777777" w:rsidR="44D7691C" w:rsidRDefault="44D7691C" w:rsidP="2D742403">
      <w:pPr>
        <w:rPr>
          <w:rFonts w:ascii="Bahnschrift" w:hAnsi="Bahnschrift" w:cs="Times New Roman"/>
          <w:b/>
          <w:bCs/>
          <w:sz w:val="28"/>
          <w:szCs w:val="28"/>
          <w:u w:val="single"/>
        </w:rPr>
      </w:pPr>
      <w:r w:rsidRPr="2D742403">
        <w:rPr>
          <w:rFonts w:ascii="Bahnschrift" w:hAnsi="Bahnschrift" w:cs="Times New Roman"/>
          <w:b/>
          <w:bCs/>
          <w:sz w:val="28"/>
          <w:szCs w:val="28"/>
          <w:u w:val="single"/>
        </w:rPr>
        <w:t>Recent Achievements:</w:t>
      </w:r>
    </w:p>
    <w:p w14:paraId="5F228427" w14:textId="729E25A5" w:rsidR="44D7691C" w:rsidRDefault="44D7691C" w:rsidP="4E0387EE">
      <w:pPr>
        <w:pStyle w:val="ListParagraph"/>
        <w:numPr>
          <w:ilvl w:val="0"/>
          <w:numId w:val="3"/>
        </w:numPr>
        <w:rPr>
          <w:rFonts w:ascii="Bahnschrift" w:hAnsi="Bahnschrift" w:cs="Times New Roman"/>
        </w:rPr>
      </w:pPr>
      <w:r>
        <w:br/>
      </w:r>
    </w:p>
    <w:p w14:paraId="1B1AB33F" w14:textId="77777777" w:rsidR="44D7691C" w:rsidRDefault="44D7691C" w:rsidP="4E0387EE">
      <w:pPr>
        <w:rPr>
          <w:rFonts w:ascii="Bahnschrift" w:hAnsi="Bahnschrift" w:cs="Times New Roman"/>
          <w:b/>
          <w:bCs/>
          <w:sz w:val="28"/>
          <w:szCs w:val="28"/>
          <w:u w:val="single"/>
        </w:rPr>
      </w:pPr>
      <w:r w:rsidRPr="4E0387EE">
        <w:rPr>
          <w:rFonts w:ascii="Bahnschrift" w:hAnsi="Bahnschrift" w:cs="Times New Roman"/>
          <w:b/>
          <w:bCs/>
          <w:sz w:val="28"/>
          <w:szCs w:val="28"/>
          <w:u w:val="single"/>
        </w:rPr>
        <w:t>Meeting Discussions &amp; Outcomes:</w:t>
      </w:r>
    </w:p>
    <w:p w14:paraId="43B6109B" w14:textId="70DA971F" w:rsidR="4E0387EE" w:rsidRDefault="4E0387EE" w:rsidP="4E0387EE">
      <w:pPr>
        <w:pStyle w:val="ListParagraph"/>
        <w:numPr>
          <w:ilvl w:val="0"/>
          <w:numId w:val="3"/>
        </w:numPr>
        <w:rPr>
          <w:rFonts w:ascii="Bahnschrift" w:hAnsi="Bahnschrift" w:cs="Times New Roman"/>
        </w:rPr>
      </w:pPr>
    </w:p>
    <w:p w14:paraId="3E33AC70" w14:textId="77777777" w:rsidR="44D7691C" w:rsidRDefault="44D7691C" w:rsidP="2D742403">
      <w:pPr>
        <w:pStyle w:val="ListParagraph"/>
        <w:ind w:left="0"/>
        <w:rPr>
          <w:rFonts w:ascii="Bahnschrift" w:hAnsi="Bahnschrift" w:cs="Times New Roman"/>
          <w:b/>
          <w:bCs/>
          <w:u w:val="single"/>
        </w:rPr>
      </w:pPr>
      <w:r w:rsidRPr="2D742403">
        <w:rPr>
          <w:rFonts w:ascii="Bahnschrift" w:hAnsi="Bahnschrift" w:cs="Times New Roman"/>
          <w:b/>
          <w:bCs/>
          <w:sz w:val="28"/>
          <w:szCs w:val="28"/>
          <w:u w:val="single"/>
        </w:rPr>
        <w:t>To-Do:</w:t>
      </w:r>
    </w:p>
    <w:p w14:paraId="46EB6A70" w14:textId="0A950A52" w:rsidR="4E0387EE" w:rsidRDefault="4E0387EE" w:rsidP="2D742403">
      <w:pPr>
        <w:pStyle w:val="ListParagraph"/>
        <w:numPr>
          <w:ilvl w:val="0"/>
          <w:numId w:val="9"/>
        </w:numPr>
        <w:rPr>
          <w:rFonts w:ascii="Bahnschrift" w:hAnsi="Bahnschrift" w:cs="Times New Roman"/>
        </w:rPr>
      </w:pPr>
    </w:p>
    <w:p w14:paraId="085183CA" w14:textId="23A3F13F" w:rsidR="44D7691C" w:rsidRDefault="44D7691C" w:rsidP="2D742403">
      <w:pPr>
        <w:rPr>
          <w:rFonts w:ascii="Bahnschrift" w:hAnsi="Bahnschrift" w:cs="Times New Roman"/>
          <w:b/>
          <w:bCs/>
          <w:sz w:val="28"/>
          <w:szCs w:val="28"/>
          <w:u w:val="single"/>
        </w:rPr>
      </w:pPr>
      <w:r w:rsidRPr="2D742403">
        <w:rPr>
          <w:rFonts w:ascii="Bahnschrift" w:hAnsi="Bahnschrift" w:cs="Times New Roman"/>
          <w:b/>
          <w:bCs/>
          <w:sz w:val="28"/>
          <w:szCs w:val="28"/>
          <w:u w:val="single"/>
        </w:rPr>
        <w:t>Deadline</w:t>
      </w:r>
    </w:p>
    <w:p w14:paraId="0D6291EF" w14:textId="66D9128D" w:rsidR="4E0387EE" w:rsidRDefault="4E0387EE" w:rsidP="5757B98D">
      <w:pPr>
        <w:pStyle w:val="ListParagraph"/>
        <w:numPr>
          <w:ilvl w:val="0"/>
          <w:numId w:val="1"/>
        </w:numPr>
        <w:rPr>
          <w:rFonts w:ascii="Bahnschrift" w:hAnsi="Bahnschrift" w:cs="Times New Roman"/>
          <w:lang w:val="en-US"/>
        </w:rPr>
      </w:pPr>
    </w:p>
    <w:p w14:paraId="3A79A13A" w14:textId="582472F3" w:rsidR="000D10F8" w:rsidRPr="000D10F8" w:rsidRDefault="000D10F8" w:rsidP="000D10F8">
      <w:pPr>
        <w:rPr>
          <w:rFonts w:ascii="Bahnschrift" w:hAnsi="Bahnschrift" w:cs="Times New Roman"/>
          <w:b/>
          <w:bCs/>
          <w:sz w:val="28"/>
          <w:szCs w:val="28"/>
          <w:u w:val="single"/>
        </w:rPr>
      </w:pPr>
    </w:p>
    <w:p w14:paraId="4DC35CEC" w14:textId="2D2EF4EE" w:rsidR="00FA6EAD" w:rsidRPr="00CB3558" w:rsidRDefault="00FA6EAD" w:rsidP="006D5F65">
      <w:pPr>
        <w:rPr>
          <w:rFonts w:ascii="Bahnschrift" w:hAnsi="Bahnschrift" w:cs="Times New Roman"/>
          <w:sz w:val="22"/>
          <w:szCs w:val="22"/>
          <w:lang w:val="en-US"/>
        </w:rPr>
      </w:pPr>
    </w:p>
    <w:sectPr w:rsidR="00FA6EAD" w:rsidRPr="00CB3558" w:rsidSect="00502DDC">
      <w:headerReference w:type="default" r:id="rId12"/>
      <w:pgSz w:w="16838" w:h="11906" w:orient="landscape"/>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A02D1" w14:textId="77777777" w:rsidR="006A2EBF" w:rsidRPr="001E1417" w:rsidRDefault="006A2EBF" w:rsidP="00502DDC">
      <w:pPr>
        <w:spacing w:after="0" w:line="240" w:lineRule="auto"/>
      </w:pPr>
      <w:r w:rsidRPr="001E1417">
        <w:separator/>
      </w:r>
    </w:p>
  </w:endnote>
  <w:endnote w:type="continuationSeparator" w:id="0">
    <w:p w14:paraId="17CFFB48" w14:textId="77777777" w:rsidR="006A2EBF" w:rsidRPr="001E1417" w:rsidRDefault="006A2EBF" w:rsidP="00502DDC">
      <w:pPr>
        <w:spacing w:after="0" w:line="240" w:lineRule="auto"/>
      </w:pPr>
      <w:r w:rsidRPr="001E1417">
        <w:continuationSeparator/>
      </w:r>
    </w:p>
  </w:endnote>
  <w:endnote w:type="continuationNotice" w:id="1">
    <w:p w14:paraId="75C4D2C4" w14:textId="77777777" w:rsidR="006A2EBF" w:rsidRDefault="006A2E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EC448" w14:textId="77777777" w:rsidR="006A2EBF" w:rsidRPr="001E1417" w:rsidRDefault="006A2EBF" w:rsidP="00502DDC">
      <w:pPr>
        <w:spacing w:after="0" w:line="240" w:lineRule="auto"/>
      </w:pPr>
      <w:r w:rsidRPr="001E1417">
        <w:separator/>
      </w:r>
    </w:p>
  </w:footnote>
  <w:footnote w:type="continuationSeparator" w:id="0">
    <w:p w14:paraId="4C785E48" w14:textId="77777777" w:rsidR="006A2EBF" w:rsidRPr="001E1417" w:rsidRDefault="006A2EBF" w:rsidP="00502DDC">
      <w:pPr>
        <w:spacing w:after="0" w:line="240" w:lineRule="auto"/>
      </w:pPr>
      <w:r w:rsidRPr="001E1417">
        <w:continuationSeparator/>
      </w:r>
    </w:p>
  </w:footnote>
  <w:footnote w:type="continuationNotice" w:id="1">
    <w:p w14:paraId="7EBACF1E" w14:textId="77777777" w:rsidR="006A2EBF" w:rsidRDefault="006A2E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0B4D" w14:textId="0ED0C410" w:rsidR="00502DDC" w:rsidRPr="001E1417" w:rsidRDefault="00502DDC" w:rsidP="00502DDC">
    <w:pPr>
      <w:pStyle w:val="Header"/>
      <w:jc w:val="center"/>
      <w:rPr>
        <w:rFonts w:ascii="Bahnschrift" w:hAnsi="Bahnschrift" w:cs="Times New Roman"/>
        <w:b/>
        <w:bCs/>
        <w:sz w:val="32"/>
        <w:szCs w:val="32"/>
      </w:rPr>
    </w:pPr>
    <w:r w:rsidRPr="001E1417">
      <w:rPr>
        <w:rFonts w:ascii="Bahnschrift" w:hAnsi="Bahnschrift" w:cs="Times New Roman"/>
        <w:b/>
        <w:bCs/>
        <w:sz w:val="32"/>
        <w:szCs w:val="32"/>
      </w:rPr>
      <w:t>PART IV RESEARCH PROJECT #43 - RECONFIGURABLE NPU: MEETING MINUTES</w:t>
    </w:r>
  </w:p>
  <w:p w14:paraId="4AE5F646" w14:textId="77777777" w:rsidR="00502DDC" w:rsidRPr="001E1417" w:rsidRDefault="00502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4ED0"/>
    <w:multiLevelType w:val="hybridMultilevel"/>
    <w:tmpl w:val="8A9C27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D9547C0"/>
    <w:multiLevelType w:val="hybridMultilevel"/>
    <w:tmpl w:val="A1BC584C"/>
    <w:lvl w:ilvl="0" w:tplc="14090001">
      <w:start w:val="1"/>
      <w:numFmt w:val="bullet"/>
      <w:lvlText w:val=""/>
      <w:lvlJc w:val="left"/>
      <w:pPr>
        <w:ind w:left="802" w:hanging="360"/>
      </w:pPr>
      <w:rPr>
        <w:rFonts w:ascii="Symbol" w:hAnsi="Symbol" w:hint="default"/>
      </w:rPr>
    </w:lvl>
    <w:lvl w:ilvl="1" w:tplc="14090003" w:tentative="1">
      <w:start w:val="1"/>
      <w:numFmt w:val="bullet"/>
      <w:lvlText w:val="o"/>
      <w:lvlJc w:val="left"/>
      <w:pPr>
        <w:ind w:left="1522" w:hanging="360"/>
      </w:pPr>
      <w:rPr>
        <w:rFonts w:ascii="Courier New" w:hAnsi="Courier New" w:cs="Courier New" w:hint="default"/>
      </w:rPr>
    </w:lvl>
    <w:lvl w:ilvl="2" w:tplc="14090005" w:tentative="1">
      <w:start w:val="1"/>
      <w:numFmt w:val="bullet"/>
      <w:lvlText w:val=""/>
      <w:lvlJc w:val="left"/>
      <w:pPr>
        <w:ind w:left="2242" w:hanging="360"/>
      </w:pPr>
      <w:rPr>
        <w:rFonts w:ascii="Wingdings" w:hAnsi="Wingdings" w:hint="default"/>
      </w:rPr>
    </w:lvl>
    <w:lvl w:ilvl="3" w:tplc="14090001" w:tentative="1">
      <w:start w:val="1"/>
      <w:numFmt w:val="bullet"/>
      <w:lvlText w:val=""/>
      <w:lvlJc w:val="left"/>
      <w:pPr>
        <w:ind w:left="2962" w:hanging="360"/>
      </w:pPr>
      <w:rPr>
        <w:rFonts w:ascii="Symbol" w:hAnsi="Symbol" w:hint="default"/>
      </w:rPr>
    </w:lvl>
    <w:lvl w:ilvl="4" w:tplc="14090003" w:tentative="1">
      <w:start w:val="1"/>
      <w:numFmt w:val="bullet"/>
      <w:lvlText w:val="o"/>
      <w:lvlJc w:val="left"/>
      <w:pPr>
        <w:ind w:left="3682" w:hanging="360"/>
      </w:pPr>
      <w:rPr>
        <w:rFonts w:ascii="Courier New" w:hAnsi="Courier New" w:cs="Courier New" w:hint="default"/>
      </w:rPr>
    </w:lvl>
    <w:lvl w:ilvl="5" w:tplc="14090005" w:tentative="1">
      <w:start w:val="1"/>
      <w:numFmt w:val="bullet"/>
      <w:lvlText w:val=""/>
      <w:lvlJc w:val="left"/>
      <w:pPr>
        <w:ind w:left="4402" w:hanging="360"/>
      </w:pPr>
      <w:rPr>
        <w:rFonts w:ascii="Wingdings" w:hAnsi="Wingdings" w:hint="default"/>
      </w:rPr>
    </w:lvl>
    <w:lvl w:ilvl="6" w:tplc="14090001" w:tentative="1">
      <w:start w:val="1"/>
      <w:numFmt w:val="bullet"/>
      <w:lvlText w:val=""/>
      <w:lvlJc w:val="left"/>
      <w:pPr>
        <w:ind w:left="5122" w:hanging="360"/>
      </w:pPr>
      <w:rPr>
        <w:rFonts w:ascii="Symbol" w:hAnsi="Symbol" w:hint="default"/>
      </w:rPr>
    </w:lvl>
    <w:lvl w:ilvl="7" w:tplc="14090003" w:tentative="1">
      <w:start w:val="1"/>
      <w:numFmt w:val="bullet"/>
      <w:lvlText w:val="o"/>
      <w:lvlJc w:val="left"/>
      <w:pPr>
        <w:ind w:left="5842" w:hanging="360"/>
      </w:pPr>
      <w:rPr>
        <w:rFonts w:ascii="Courier New" w:hAnsi="Courier New" w:cs="Courier New" w:hint="default"/>
      </w:rPr>
    </w:lvl>
    <w:lvl w:ilvl="8" w:tplc="14090005" w:tentative="1">
      <w:start w:val="1"/>
      <w:numFmt w:val="bullet"/>
      <w:lvlText w:val=""/>
      <w:lvlJc w:val="left"/>
      <w:pPr>
        <w:ind w:left="6562" w:hanging="360"/>
      </w:pPr>
      <w:rPr>
        <w:rFonts w:ascii="Wingdings" w:hAnsi="Wingdings" w:hint="default"/>
      </w:rPr>
    </w:lvl>
  </w:abstractNum>
  <w:abstractNum w:abstractNumId="2" w15:restartNumberingAfterBreak="0">
    <w:nsid w:val="172E02AE"/>
    <w:multiLevelType w:val="hybridMultilevel"/>
    <w:tmpl w:val="C8A4AF64"/>
    <w:lvl w:ilvl="0" w:tplc="0D889E78">
      <w:numFmt w:val="bullet"/>
      <w:lvlText w:val="-"/>
      <w:lvlJc w:val="left"/>
      <w:pPr>
        <w:ind w:left="720" w:hanging="360"/>
      </w:pPr>
      <w:rPr>
        <w:rFonts w:ascii="Bahnschrift" w:eastAsiaTheme="minorHAnsi" w:hAnsi="Bahnschrift"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BF12E4A"/>
    <w:multiLevelType w:val="hybridMultilevel"/>
    <w:tmpl w:val="00BC8714"/>
    <w:lvl w:ilvl="0" w:tplc="D6AC4504">
      <w:numFmt w:val="bullet"/>
      <w:lvlText w:val="-"/>
      <w:lvlJc w:val="left"/>
      <w:pPr>
        <w:ind w:left="720" w:hanging="360"/>
      </w:pPr>
      <w:rPr>
        <w:rFonts w:ascii="Bahnschrift" w:eastAsiaTheme="minorHAnsi" w:hAnsi="Bahnschrift"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AC04038"/>
    <w:multiLevelType w:val="hybridMultilevel"/>
    <w:tmpl w:val="A37422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D461BC0"/>
    <w:multiLevelType w:val="hybridMultilevel"/>
    <w:tmpl w:val="8B92ECB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6E827AA"/>
    <w:multiLevelType w:val="hybridMultilevel"/>
    <w:tmpl w:val="D9A29CE0"/>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376556B4"/>
    <w:multiLevelType w:val="hybridMultilevel"/>
    <w:tmpl w:val="D896972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E2419C4"/>
    <w:multiLevelType w:val="hybridMultilevel"/>
    <w:tmpl w:val="4B30C8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432649D"/>
    <w:multiLevelType w:val="hybridMultilevel"/>
    <w:tmpl w:val="B8C850E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45E34FD2"/>
    <w:multiLevelType w:val="hybridMultilevel"/>
    <w:tmpl w:val="CF0A5B50"/>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7CA63A9"/>
    <w:multiLevelType w:val="hybridMultilevel"/>
    <w:tmpl w:val="186AF84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4B170124"/>
    <w:multiLevelType w:val="hybridMultilevel"/>
    <w:tmpl w:val="E318C30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4C09E3EF"/>
    <w:multiLevelType w:val="hybridMultilevel"/>
    <w:tmpl w:val="9DA43D2A"/>
    <w:lvl w:ilvl="0" w:tplc="E44A6D32">
      <w:start w:val="1"/>
      <w:numFmt w:val="bullet"/>
      <w:lvlText w:val=""/>
      <w:lvlJc w:val="left"/>
      <w:pPr>
        <w:ind w:left="720" w:hanging="360"/>
      </w:pPr>
      <w:rPr>
        <w:rFonts w:ascii="Symbol" w:hAnsi="Symbol" w:hint="default"/>
      </w:rPr>
    </w:lvl>
    <w:lvl w:ilvl="1" w:tplc="AE8CBA9C">
      <w:start w:val="1"/>
      <w:numFmt w:val="bullet"/>
      <w:lvlText w:val="o"/>
      <w:lvlJc w:val="left"/>
      <w:pPr>
        <w:ind w:left="1440" w:hanging="360"/>
      </w:pPr>
      <w:rPr>
        <w:rFonts w:ascii="Courier New" w:hAnsi="Courier New" w:hint="default"/>
      </w:rPr>
    </w:lvl>
    <w:lvl w:ilvl="2" w:tplc="6CDA54E0">
      <w:start w:val="1"/>
      <w:numFmt w:val="bullet"/>
      <w:lvlText w:val=""/>
      <w:lvlJc w:val="left"/>
      <w:pPr>
        <w:ind w:left="2160" w:hanging="360"/>
      </w:pPr>
      <w:rPr>
        <w:rFonts w:ascii="Wingdings" w:hAnsi="Wingdings" w:hint="default"/>
      </w:rPr>
    </w:lvl>
    <w:lvl w:ilvl="3" w:tplc="9B36D372">
      <w:start w:val="1"/>
      <w:numFmt w:val="bullet"/>
      <w:lvlText w:val=""/>
      <w:lvlJc w:val="left"/>
      <w:pPr>
        <w:ind w:left="2880" w:hanging="360"/>
      </w:pPr>
      <w:rPr>
        <w:rFonts w:ascii="Symbol" w:hAnsi="Symbol" w:hint="default"/>
      </w:rPr>
    </w:lvl>
    <w:lvl w:ilvl="4" w:tplc="6F101C18">
      <w:start w:val="1"/>
      <w:numFmt w:val="bullet"/>
      <w:lvlText w:val="o"/>
      <w:lvlJc w:val="left"/>
      <w:pPr>
        <w:ind w:left="3600" w:hanging="360"/>
      </w:pPr>
      <w:rPr>
        <w:rFonts w:ascii="Courier New" w:hAnsi="Courier New" w:hint="default"/>
      </w:rPr>
    </w:lvl>
    <w:lvl w:ilvl="5" w:tplc="103C4334">
      <w:start w:val="1"/>
      <w:numFmt w:val="bullet"/>
      <w:lvlText w:val=""/>
      <w:lvlJc w:val="left"/>
      <w:pPr>
        <w:ind w:left="4320" w:hanging="360"/>
      </w:pPr>
      <w:rPr>
        <w:rFonts w:ascii="Wingdings" w:hAnsi="Wingdings" w:hint="default"/>
      </w:rPr>
    </w:lvl>
    <w:lvl w:ilvl="6" w:tplc="7D3E2F6C">
      <w:start w:val="1"/>
      <w:numFmt w:val="bullet"/>
      <w:lvlText w:val=""/>
      <w:lvlJc w:val="left"/>
      <w:pPr>
        <w:ind w:left="5040" w:hanging="360"/>
      </w:pPr>
      <w:rPr>
        <w:rFonts w:ascii="Symbol" w:hAnsi="Symbol" w:hint="default"/>
      </w:rPr>
    </w:lvl>
    <w:lvl w:ilvl="7" w:tplc="9E76B19C">
      <w:start w:val="1"/>
      <w:numFmt w:val="bullet"/>
      <w:lvlText w:val="o"/>
      <w:lvlJc w:val="left"/>
      <w:pPr>
        <w:ind w:left="5760" w:hanging="360"/>
      </w:pPr>
      <w:rPr>
        <w:rFonts w:ascii="Courier New" w:hAnsi="Courier New" w:hint="default"/>
      </w:rPr>
    </w:lvl>
    <w:lvl w:ilvl="8" w:tplc="3F9483F2">
      <w:start w:val="1"/>
      <w:numFmt w:val="bullet"/>
      <w:lvlText w:val=""/>
      <w:lvlJc w:val="left"/>
      <w:pPr>
        <w:ind w:left="6480" w:hanging="360"/>
      </w:pPr>
      <w:rPr>
        <w:rFonts w:ascii="Wingdings" w:hAnsi="Wingdings" w:hint="default"/>
      </w:rPr>
    </w:lvl>
  </w:abstractNum>
  <w:abstractNum w:abstractNumId="14" w15:restartNumberingAfterBreak="0">
    <w:nsid w:val="5310584C"/>
    <w:multiLevelType w:val="hybridMultilevel"/>
    <w:tmpl w:val="359AB28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535F3D21"/>
    <w:multiLevelType w:val="hybridMultilevel"/>
    <w:tmpl w:val="A6C461E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D072053"/>
    <w:multiLevelType w:val="hybridMultilevel"/>
    <w:tmpl w:val="89F634B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5D12387A"/>
    <w:multiLevelType w:val="hybridMultilevel"/>
    <w:tmpl w:val="9AF2E21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5DF83386"/>
    <w:multiLevelType w:val="hybridMultilevel"/>
    <w:tmpl w:val="A89AB0A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60E3A332"/>
    <w:multiLevelType w:val="hybridMultilevel"/>
    <w:tmpl w:val="288042B0"/>
    <w:lvl w:ilvl="0" w:tplc="D1125E62">
      <w:start w:val="1"/>
      <w:numFmt w:val="bullet"/>
      <w:lvlText w:val=""/>
      <w:lvlJc w:val="left"/>
      <w:pPr>
        <w:ind w:left="720" w:hanging="360"/>
      </w:pPr>
      <w:rPr>
        <w:rFonts w:ascii="Symbol" w:hAnsi="Symbol" w:hint="default"/>
      </w:rPr>
    </w:lvl>
    <w:lvl w:ilvl="1" w:tplc="4D0A08A6">
      <w:start w:val="1"/>
      <w:numFmt w:val="bullet"/>
      <w:lvlText w:val="o"/>
      <w:lvlJc w:val="left"/>
      <w:pPr>
        <w:ind w:left="1440" w:hanging="360"/>
      </w:pPr>
      <w:rPr>
        <w:rFonts w:ascii="Courier New" w:hAnsi="Courier New" w:hint="default"/>
      </w:rPr>
    </w:lvl>
    <w:lvl w:ilvl="2" w:tplc="1898D56E">
      <w:start w:val="1"/>
      <w:numFmt w:val="bullet"/>
      <w:lvlText w:val=""/>
      <w:lvlJc w:val="left"/>
      <w:pPr>
        <w:ind w:left="2160" w:hanging="360"/>
      </w:pPr>
      <w:rPr>
        <w:rFonts w:ascii="Wingdings" w:hAnsi="Wingdings" w:hint="default"/>
      </w:rPr>
    </w:lvl>
    <w:lvl w:ilvl="3" w:tplc="7AF21D58">
      <w:start w:val="1"/>
      <w:numFmt w:val="bullet"/>
      <w:lvlText w:val=""/>
      <w:lvlJc w:val="left"/>
      <w:pPr>
        <w:ind w:left="2880" w:hanging="360"/>
      </w:pPr>
      <w:rPr>
        <w:rFonts w:ascii="Symbol" w:hAnsi="Symbol" w:hint="default"/>
      </w:rPr>
    </w:lvl>
    <w:lvl w:ilvl="4" w:tplc="39C23302">
      <w:start w:val="1"/>
      <w:numFmt w:val="bullet"/>
      <w:lvlText w:val="o"/>
      <w:lvlJc w:val="left"/>
      <w:pPr>
        <w:ind w:left="3600" w:hanging="360"/>
      </w:pPr>
      <w:rPr>
        <w:rFonts w:ascii="Courier New" w:hAnsi="Courier New" w:hint="default"/>
      </w:rPr>
    </w:lvl>
    <w:lvl w:ilvl="5" w:tplc="282EED74">
      <w:start w:val="1"/>
      <w:numFmt w:val="bullet"/>
      <w:lvlText w:val=""/>
      <w:lvlJc w:val="left"/>
      <w:pPr>
        <w:ind w:left="4320" w:hanging="360"/>
      </w:pPr>
      <w:rPr>
        <w:rFonts w:ascii="Wingdings" w:hAnsi="Wingdings" w:hint="default"/>
      </w:rPr>
    </w:lvl>
    <w:lvl w:ilvl="6" w:tplc="330A5C16">
      <w:start w:val="1"/>
      <w:numFmt w:val="bullet"/>
      <w:lvlText w:val=""/>
      <w:lvlJc w:val="left"/>
      <w:pPr>
        <w:ind w:left="5040" w:hanging="360"/>
      </w:pPr>
      <w:rPr>
        <w:rFonts w:ascii="Symbol" w:hAnsi="Symbol" w:hint="default"/>
      </w:rPr>
    </w:lvl>
    <w:lvl w:ilvl="7" w:tplc="4BD0CD90">
      <w:start w:val="1"/>
      <w:numFmt w:val="bullet"/>
      <w:lvlText w:val="o"/>
      <w:lvlJc w:val="left"/>
      <w:pPr>
        <w:ind w:left="5760" w:hanging="360"/>
      </w:pPr>
      <w:rPr>
        <w:rFonts w:ascii="Courier New" w:hAnsi="Courier New" w:hint="default"/>
      </w:rPr>
    </w:lvl>
    <w:lvl w:ilvl="8" w:tplc="C4E6609C">
      <w:start w:val="1"/>
      <w:numFmt w:val="bullet"/>
      <w:lvlText w:val=""/>
      <w:lvlJc w:val="left"/>
      <w:pPr>
        <w:ind w:left="6480" w:hanging="360"/>
      </w:pPr>
      <w:rPr>
        <w:rFonts w:ascii="Wingdings" w:hAnsi="Wingdings" w:hint="default"/>
      </w:rPr>
    </w:lvl>
  </w:abstractNum>
  <w:abstractNum w:abstractNumId="20" w15:restartNumberingAfterBreak="0">
    <w:nsid w:val="67282E56"/>
    <w:multiLevelType w:val="hybridMultilevel"/>
    <w:tmpl w:val="A5FC59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70A41AD7"/>
    <w:multiLevelType w:val="hybridMultilevel"/>
    <w:tmpl w:val="0CE88B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33189389">
    <w:abstractNumId w:val="19"/>
  </w:num>
  <w:num w:numId="2" w16cid:durableId="178471243">
    <w:abstractNumId w:val="5"/>
  </w:num>
  <w:num w:numId="3" w16cid:durableId="1640918248">
    <w:abstractNumId w:val="9"/>
  </w:num>
  <w:num w:numId="4" w16cid:durableId="1861965896">
    <w:abstractNumId w:val="1"/>
  </w:num>
  <w:num w:numId="5" w16cid:durableId="1033961813">
    <w:abstractNumId w:val="8"/>
  </w:num>
  <w:num w:numId="6" w16cid:durableId="806439856">
    <w:abstractNumId w:val="20"/>
  </w:num>
  <w:num w:numId="7" w16cid:durableId="1217014791">
    <w:abstractNumId w:val="11"/>
  </w:num>
  <w:num w:numId="8" w16cid:durableId="83847517">
    <w:abstractNumId w:val="14"/>
  </w:num>
  <w:num w:numId="9" w16cid:durableId="2074816717">
    <w:abstractNumId w:val="16"/>
  </w:num>
  <w:num w:numId="10" w16cid:durableId="237789992">
    <w:abstractNumId w:val="12"/>
  </w:num>
  <w:num w:numId="11" w16cid:durableId="1105732675">
    <w:abstractNumId w:val="17"/>
  </w:num>
  <w:num w:numId="12" w16cid:durableId="778332332">
    <w:abstractNumId w:val="18"/>
  </w:num>
  <w:num w:numId="13" w16cid:durableId="1338267907">
    <w:abstractNumId w:val="13"/>
  </w:num>
  <w:num w:numId="14" w16cid:durableId="905802084">
    <w:abstractNumId w:val="3"/>
  </w:num>
  <w:num w:numId="15" w16cid:durableId="1316836432">
    <w:abstractNumId w:val="7"/>
  </w:num>
  <w:num w:numId="16" w16cid:durableId="1560092718">
    <w:abstractNumId w:val="10"/>
  </w:num>
  <w:num w:numId="17" w16cid:durableId="595753998">
    <w:abstractNumId w:val="2"/>
  </w:num>
  <w:num w:numId="18" w16cid:durableId="598102168">
    <w:abstractNumId w:val="4"/>
  </w:num>
  <w:num w:numId="19" w16cid:durableId="870147170">
    <w:abstractNumId w:val="15"/>
  </w:num>
  <w:num w:numId="20" w16cid:durableId="1387102096">
    <w:abstractNumId w:val="0"/>
  </w:num>
  <w:num w:numId="21" w16cid:durableId="706485415">
    <w:abstractNumId w:val="21"/>
  </w:num>
  <w:num w:numId="22" w16cid:durableId="9356746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DC"/>
    <w:rsid w:val="00000FB8"/>
    <w:rsid w:val="00001C55"/>
    <w:rsid w:val="000035F0"/>
    <w:rsid w:val="00012FA0"/>
    <w:rsid w:val="000232DE"/>
    <w:rsid w:val="00026315"/>
    <w:rsid w:val="0005140B"/>
    <w:rsid w:val="00060B46"/>
    <w:rsid w:val="0006760D"/>
    <w:rsid w:val="000740CE"/>
    <w:rsid w:val="00084489"/>
    <w:rsid w:val="00084954"/>
    <w:rsid w:val="00092371"/>
    <w:rsid w:val="00093E8D"/>
    <w:rsid w:val="000B7720"/>
    <w:rsid w:val="000C34E9"/>
    <w:rsid w:val="000D10F8"/>
    <w:rsid w:val="000E314E"/>
    <w:rsid w:val="000F1325"/>
    <w:rsid w:val="000F68AF"/>
    <w:rsid w:val="000F7284"/>
    <w:rsid w:val="000F76C1"/>
    <w:rsid w:val="0010374D"/>
    <w:rsid w:val="00106ADD"/>
    <w:rsid w:val="0011659A"/>
    <w:rsid w:val="00121566"/>
    <w:rsid w:val="00122D38"/>
    <w:rsid w:val="00153C01"/>
    <w:rsid w:val="00174219"/>
    <w:rsid w:val="00182958"/>
    <w:rsid w:val="0018516C"/>
    <w:rsid w:val="001865EF"/>
    <w:rsid w:val="001976A8"/>
    <w:rsid w:val="001A63E4"/>
    <w:rsid w:val="001B4B5F"/>
    <w:rsid w:val="001C561F"/>
    <w:rsid w:val="001C72DD"/>
    <w:rsid w:val="001D4D69"/>
    <w:rsid w:val="001E1417"/>
    <w:rsid w:val="001E59D9"/>
    <w:rsid w:val="001F2256"/>
    <w:rsid w:val="00200A0F"/>
    <w:rsid w:val="00207389"/>
    <w:rsid w:val="00227A0A"/>
    <w:rsid w:val="00236398"/>
    <w:rsid w:val="0023721C"/>
    <w:rsid w:val="0026292C"/>
    <w:rsid w:val="00264AE0"/>
    <w:rsid w:val="00272A8F"/>
    <w:rsid w:val="00276ABE"/>
    <w:rsid w:val="002803FC"/>
    <w:rsid w:val="00286CD9"/>
    <w:rsid w:val="002A52A1"/>
    <w:rsid w:val="002B7905"/>
    <w:rsid w:val="002B7ABB"/>
    <w:rsid w:val="002C7E98"/>
    <w:rsid w:val="002D35F3"/>
    <w:rsid w:val="002E0087"/>
    <w:rsid w:val="002E3BDC"/>
    <w:rsid w:val="00330171"/>
    <w:rsid w:val="0033425A"/>
    <w:rsid w:val="0034557D"/>
    <w:rsid w:val="003575A7"/>
    <w:rsid w:val="00361194"/>
    <w:rsid w:val="003663F7"/>
    <w:rsid w:val="003817D0"/>
    <w:rsid w:val="0038239A"/>
    <w:rsid w:val="003A23B0"/>
    <w:rsid w:val="003A2EE6"/>
    <w:rsid w:val="003A67E0"/>
    <w:rsid w:val="003B06A9"/>
    <w:rsid w:val="003B3D7C"/>
    <w:rsid w:val="003B3DB3"/>
    <w:rsid w:val="003B6E09"/>
    <w:rsid w:val="003C4AE7"/>
    <w:rsid w:val="003C7B28"/>
    <w:rsid w:val="003D5761"/>
    <w:rsid w:val="004000BA"/>
    <w:rsid w:val="004074AB"/>
    <w:rsid w:val="00410502"/>
    <w:rsid w:val="00415B44"/>
    <w:rsid w:val="0042593F"/>
    <w:rsid w:val="0042710C"/>
    <w:rsid w:val="00430A7D"/>
    <w:rsid w:val="004447CB"/>
    <w:rsid w:val="00446600"/>
    <w:rsid w:val="00455732"/>
    <w:rsid w:val="004659BE"/>
    <w:rsid w:val="00466FD9"/>
    <w:rsid w:val="0046755D"/>
    <w:rsid w:val="00467A41"/>
    <w:rsid w:val="00467BF4"/>
    <w:rsid w:val="004702CE"/>
    <w:rsid w:val="00470AA3"/>
    <w:rsid w:val="00472226"/>
    <w:rsid w:val="004829D7"/>
    <w:rsid w:val="00490649"/>
    <w:rsid w:val="00496887"/>
    <w:rsid w:val="00497F0E"/>
    <w:rsid w:val="004A7E01"/>
    <w:rsid w:val="004D1295"/>
    <w:rsid w:val="004D192F"/>
    <w:rsid w:val="00501BF1"/>
    <w:rsid w:val="00502DDC"/>
    <w:rsid w:val="00511B19"/>
    <w:rsid w:val="00512C20"/>
    <w:rsid w:val="00517607"/>
    <w:rsid w:val="0052591A"/>
    <w:rsid w:val="00540D25"/>
    <w:rsid w:val="00547CE8"/>
    <w:rsid w:val="00547DAD"/>
    <w:rsid w:val="00550335"/>
    <w:rsid w:val="00561D99"/>
    <w:rsid w:val="00563344"/>
    <w:rsid w:val="00573511"/>
    <w:rsid w:val="00580E42"/>
    <w:rsid w:val="00594B85"/>
    <w:rsid w:val="00595C13"/>
    <w:rsid w:val="005A1175"/>
    <w:rsid w:val="005D0158"/>
    <w:rsid w:val="005D46E8"/>
    <w:rsid w:val="005D5DE4"/>
    <w:rsid w:val="005E3DB7"/>
    <w:rsid w:val="005E42DE"/>
    <w:rsid w:val="006004F3"/>
    <w:rsid w:val="006241E8"/>
    <w:rsid w:val="00626F1D"/>
    <w:rsid w:val="006417D5"/>
    <w:rsid w:val="006442B7"/>
    <w:rsid w:val="00646E78"/>
    <w:rsid w:val="00647E4B"/>
    <w:rsid w:val="00660069"/>
    <w:rsid w:val="006634E4"/>
    <w:rsid w:val="00670D66"/>
    <w:rsid w:val="0067327B"/>
    <w:rsid w:val="006927E2"/>
    <w:rsid w:val="006A2EBF"/>
    <w:rsid w:val="006A76B9"/>
    <w:rsid w:val="006B6473"/>
    <w:rsid w:val="006C0F5A"/>
    <w:rsid w:val="006D5F65"/>
    <w:rsid w:val="006F4DF8"/>
    <w:rsid w:val="0070013C"/>
    <w:rsid w:val="007158D0"/>
    <w:rsid w:val="007243D4"/>
    <w:rsid w:val="00734A75"/>
    <w:rsid w:val="007368F5"/>
    <w:rsid w:val="00762A9A"/>
    <w:rsid w:val="00766691"/>
    <w:rsid w:val="0076762C"/>
    <w:rsid w:val="00771734"/>
    <w:rsid w:val="00793F55"/>
    <w:rsid w:val="0079422D"/>
    <w:rsid w:val="007B0A53"/>
    <w:rsid w:val="007C1D15"/>
    <w:rsid w:val="007D1D68"/>
    <w:rsid w:val="007D4BCC"/>
    <w:rsid w:val="007E2606"/>
    <w:rsid w:val="007E3087"/>
    <w:rsid w:val="007E4A07"/>
    <w:rsid w:val="00801DC6"/>
    <w:rsid w:val="00803B9D"/>
    <w:rsid w:val="0081604E"/>
    <w:rsid w:val="00821C98"/>
    <w:rsid w:val="00835826"/>
    <w:rsid w:val="0083757F"/>
    <w:rsid w:val="00843039"/>
    <w:rsid w:val="00850C1E"/>
    <w:rsid w:val="00863806"/>
    <w:rsid w:val="0086465B"/>
    <w:rsid w:val="008742C3"/>
    <w:rsid w:val="00877F17"/>
    <w:rsid w:val="008A282D"/>
    <w:rsid w:val="008A2BD8"/>
    <w:rsid w:val="008A6A93"/>
    <w:rsid w:val="008C05FC"/>
    <w:rsid w:val="008C3AED"/>
    <w:rsid w:val="008C3B12"/>
    <w:rsid w:val="008C6FEB"/>
    <w:rsid w:val="008D739B"/>
    <w:rsid w:val="008E2E54"/>
    <w:rsid w:val="009015A5"/>
    <w:rsid w:val="0090172B"/>
    <w:rsid w:val="00905D33"/>
    <w:rsid w:val="00914AAF"/>
    <w:rsid w:val="009151F9"/>
    <w:rsid w:val="00925DD7"/>
    <w:rsid w:val="00975A7B"/>
    <w:rsid w:val="009835EE"/>
    <w:rsid w:val="009A46CF"/>
    <w:rsid w:val="009B01D9"/>
    <w:rsid w:val="009C2984"/>
    <w:rsid w:val="009C38B6"/>
    <w:rsid w:val="009C654C"/>
    <w:rsid w:val="009D2A61"/>
    <w:rsid w:val="00A01AA1"/>
    <w:rsid w:val="00A01EB3"/>
    <w:rsid w:val="00A02691"/>
    <w:rsid w:val="00A14530"/>
    <w:rsid w:val="00A1560B"/>
    <w:rsid w:val="00A3447B"/>
    <w:rsid w:val="00A40219"/>
    <w:rsid w:val="00A43E20"/>
    <w:rsid w:val="00A4765C"/>
    <w:rsid w:val="00A70044"/>
    <w:rsid w:val="00A864C0"/>
    <w:rsid w:val="00A86ECA"/>
    <w:rsid w:val="00A977FE"/>
    <w:rsid w:val="00AA0D3E"/>
    <w:rsid w:val="00AB27B7"/>
    <w:rsid w:val="00AC38C5"/>
    <w:rsid w:val="00AC4F3A"/>
    <w:rsid w:val="00AE381D"/>
    <w:rsid w:val="00AE6AF9"/>
    <w:rsid w:val="00AF126E"/>
    <w:rsid w:val="00AF1EE4"/>
    <w:rsid w:val="00AF688E"/>
    <w:rsid w:val="00B1270F"/>
    <w:rsid w:val="00B1635A"/>
    <w:rsid w:val="00B16B13"/>
    <w:rsid w:val="00B31C2A"/>
    <w:rsid w:val="00B51EEC"/>
    <w:rsid w:val="00B558F4"/>
    <w:rsid w:val="00B55DC0"/>
    <w:rsid w:val="00B64A7E"/>
    <w:rsid w:val="00B704D7"/>
    <w:rsid w:val="00B81626"/>
    <w:rsid w:val="00B8484A"/>
    <w:rsid w:val="00B85F2C"/>
    <w:rsid w:val="00B86BD3"/>
    <w:rsid w:val="00BB213F"/>
    <w:rsid w:val="00BC7A3F"/>
    <w:rsid w:val="00BE473E"/>
    <w:rsid w:val="00BF5F2F"/>
    <w:rsid w:val="00C14256"/>
    <w:rsid w:val="00C20A66"/>
    <w:rsid w:val="00C21945"/>
    <w:rsid w:val="00C30230"/>
    <w:rsid w:val="00C42A50"/>
    <w:rsid w:val="00C565C7"/>
    <w:rsid w:val="00C56AFA"/>
    <w:rsid w:val="00C65C91"/>
    <w:rsid w:val="00C736D8"/>
    <w:rsid w:val="00C73DFB"/>
    <w:rsid w:val="00C81162"/>
    <w:rsid w:val="00CB261B"/>
    <w:rsid w:val="00CB3558"/>
    <w:rsid w:val="00CD3B4B"/>
    <w:rsid w:val="00CF57A3"/>
    <w:rsid w:val="00CF745D"/>
    <w:rsid w:val="00D00043"/>
    <w:rsid w:val="00D0083D"/>
    <w:rsid w:val="00D24E3B"/>
    <w:rsid w:val="00D2763A"/>
    <w:rsid w:val="00D33D50"/>
    <w:rsid w:val="00D50895"/>
    <w:rsid w:val="00D71757"/>
    <w:rsid w:val="00D733DD"/>
    <w:rsid w:val="00D95B2A"/>
    <w:rsid w:val="00D977A9"/>
    <w:rsid w:val="00DA37CC"/>
    <w:rsid w:val="00DC1442"/>
    <w:rsid w:val="00DD2E0D"/>
    <w:rsid w:val="00DD3017"/>
    <w:rsid w:val="00DD4F81"/>
    <w:rsid w:val="00DE5D16"/>
    <w:rsid w:val="00DF4A96"/>
    <w:rsid w:val="00DF5FB7"/>
    <w:rsid w:val="00E14763"/>
    <w:rsid w:val="00E22A27"/>
    <w:rsid w:val="00E265CE"/>
    <w:rsid w:val="00E330CE"/>
    <w:rsid w:val="00E37C6B"/>
    <w:rsid w:val="00E45F9D"/>
    <w:rsid w:val="00E541C1"/>
    <w:rsid w:val="00E56BFD"/>
    <w:rsid w:val="00E66CF1"/>
    <w:rsid w:val="00E67D66"/>
    <w:rsid w:val="00E75C23"/>
    <w:rsid w:val="00E85F27"/>
    <w:rsid w:val="00E922DD"/>
    <w:rsid w:val="00EA6CCC"/>
    <w:rsid w:val="00EB191E"/>
    <w:rsid w:val="00EC29B6"/>
    <w:rsid w:val="00EC707E"/>
    <w:rsid w:val="00ED7394"/>
    <w:rsid w:val="00EE1131"/>
    <w:rsid w:val="00EE6688"/>
    <w:rsid w:val="00F05C25"/>
    <w:rsid w:val="00F22C06"/>
    <w:rsid w:val="00F40CDF"/>
    <w:rsid w:val="00F44732"/>
    <w:rsid w:val="00F80371"/>
    <w:rsid w:val="00F857C8"/>
    <w:rsid w:val="00F958EE"/>
    <w:rsid w:val="00FA6EAD"/>
    <w:rsid w:val="00FB0375"/>
    <w:rsid w:val="00FB51FF"/>
    <w:rsid w:val="00FC4CC6"/>
    <w:rsid w:val="00FC5DCE"/>
    <w:rsid w:val="00FD6577"/>
    <w:rsid w:val="00FE425D"/>
    <w:rsid w:val="00FF100E"/>
    <w:rsid w:val="00FF1267"/>
    <w:rsid w:val="00FF30B0"/>
    <w:rsid w:val="0165B19C"/>
    <w:rsid w:val="0273B509"/>
    <w:rsid w:val="0287A3FB"/>
    <w:rsid w:val="04ADC07D"/>
    <w:rsid w:val="059086CB"/>
    <w:rsid w:val="05CC38A9"/>
    <w:rsid w:val="0634579B"/>
    <w:rsid w:val="0713EA45"/>
    <w:rsid w:val="0748684D"/>
    <w:rsid w:val="086DA0E8"/>
    <w:rsid w:val="08BA8E69"/>
    <w:rsid w:val="08D9537B"/>
    <w:rsid w:val="08F73C2B"/>
    <w:rsid w:val="09AEC4E5"/>
    <w:rsid w:val="09E67CC2"/>
    <w:rsid w:val="0A896B5F"/>
    <w:rsid w:val="0B337596"/>
    <w:rsid w:val="0C48509F"/>
    <w:rsid w:val="0D0523AE"/>
    <w:rsid w:val="0E25A7FF"/>
    <w:rsid w:val="0E70AC7B"/>
    <w:rsid w:val="0E85B489"/>
    <w:rsid w:val="0EC777EC"/>
    <w:rsid w:val="0F9B99CD"/>
    <w:rsid w:val="108BE02B"/>
    <w:rsid w:val="10D36557"/>
    <w:rsid w:val="114B48CA"/>
    <w:rsid w:val="11B5764F"/>
    <w:rsid w:val="120F392B"/>
    <w:rsid w:val="144E8419"/>
    <w:rsid w:val="145A621B"/>
    <w:rsid w:val="151A9837"/>
    <w:rsid w:val="15B88EA1"/>
    <w:rsid w:val="166568ED"/>
    <w:rsid w:val="1693B33F"/>
    <w:rsid w:val="16CAB296"/>
    <w:rsid w:val="174DE2F3"/>
    <w:rsid w:val="180CD4F4"/>
    <w:rsid w:val="188CCFD3"/>
    <w:rsid w:val="199CC690"/>
    <w:rsid w:val="19E974AB"/>
    <w:rsid w:val="1A44A3EA"/>
    <w:rsid w:val="1B827FA1"/>
    <w:rsid w:val="1CA976E6"/>
    <w:rsid w:val="1CBB5B4C"/>
    <w:rsid w:val="1D01E00D"/>
    <w:rsid w:val="1DCF4411"/>
    <w:rsid w:val="1FEB06B7"/>
    <w:rsid w:val="201AE519"/>
    <w:rsid w:val="20D7BC42"/>
    <w:rsid w:val="23493E19"/>
    <w:rsid w:val="24389C1F"/>
    <w:rsid w:val="24791248"/>
    <w:rsid w:val="257E61AA"/>
    <w:rsid w:val="25F8CB91"/>
    <w:rsid w:val="272033F2"/>
    <w:rsid w:val="27FB0DD1"/>
    <w:rsid w:val="286F5760"/>
    <w:rsid w:val="28DA0DD7"/>
    <w:rsid w:val="28ECC02F"/>
    <w:rsid w:val="2985C9F2"/>
    <w:rsid w:val="2A2741F5"/>
    <w:rsid w:val="2AE6E3C6"/>
    <w:rsid w:val="2B318F06"/>
    <w:rsid w:val="2B4D01EB"/>
    <w:rsid w:val="2CB99707"/>
    <w:rsid w:val="2D3755A8"/>
    <w:rsid w:val="2D742403"/>
    <w:rsid w:val="2D8845C4"/>
    <w:rsid w:val="30091A37"/>
    <w:rsid w:val="3081E596"/>
    <w:rsid w:val="30C5FDD7"/>
    <w:rsid w:val="30FB8A08"/>
    <w:rsid w:val="318E2694"/>
    <w:rsid w:val="31D6E65A"/>
    <w:rsid w:val="329083A6"/>
    <w:rsid w:val="3337F079"/>
    <w:rsid w:val="335F74BF"/>
    <w:rsid w:val="34DB8185"/>
    <w:rsid w:val="355AF1BC"/>
    <w:rsid w:val="36F69925"/>
    <w:rsid w:val="37D0F460"/>
    <w:rsid w:val="381A19EB"/>
    <w:rsid w:val="382235F6"/>
    <w:rsid w:val="38F158F3"/>
    <w:rsid w:val="39DEBD3A"/>
    <w:rsid w:val="3A1CBE04"/>
    <w:rsid w:val="3BC64A8E"/>
    <w:rsid w:val="3BCC3860"/>
    <w:rsid w:val="3BEEC794"/>
    <w:rsid w:val="3C0CE094"/>
    <w:rsid w:val="3C8572CD"/>
    <w:rsid w:val="3C9A61BD"/>
    <w:rsid w:val="3CA82F68"/>
    <w:rsid w:val="3E16676E"/>
    <w:rsid w:val="3E45022C"/>
    <w:rsid w:val="3F62FD59"/>
    <w:rsid w:val="4002F7EF"/>
    <w:rsid w:val="403C1B61"/>
    <w:rsid w:val="40F2614E"/>
    <w:rsid w:val="4139E929"/>
    <w:rsid w:val="418F8BBE"/>
    <w:rsid w:val="42176E8F"/>
    <w:rsid w:val="429C112D"/>
    <w:rsid w:val="4385A7D6"/>
    <w:rsid w:val="439FAAEF"/>
    <w:rsid w:val="43F7150B"/>
    <w:rsid w:val="44D7691C"/>
    <w:rsid w:val="450E077C"/>
    <w:rsid w:val="450F401D"/>
    <w:rsid w:val="45496C68"/>
    <w:rsid w:val="45AF7F3A"/>
    <w:rsid w:val="465F1D7F"/>
    <w:rsid w:val="46CEF64C"/>
    <w:rsid w:val="47DFD2A3"/>
    <w:rsid w:val="485FE502"/>
    <w:rsid w:val="487C0951"/>
    <w:rsid w:val="49B49C46"/>
    <w:rsid w:val="4A764925"/>
    <w:rsid w:val="4A8E1152"/>
    <w:rsid w:val="4AC6E89D"/>
    <w:rsid w:val="4AD57CEA"/>
    <w:rsid w:val="4AF7A04C"/>
    <w:rsid w:val="4B9465B4"/>
    <w:rsid w:val="4BCF1E64"/>
    <w:rsid w:val="4C8BCC75"/>
    <w:rsid w:val="4CA207DD"/>
    <w:rsid w:val="4D874314"/>
    <w:rsid w:val="4E0387EE"/>
    <w:rsid w:val="5028FB41"/>
    <w:rsid w:val="50B8A86F"/>
    <w:rsid w:val="50F75531"/>
    <w:rsid w:val="515C31A7"/>
    <w:rsid w:val="515DF207"/>
    <w:rsid w:val="520F52C6"/>
    <w:rsid w:val="53303865"/>
    <w:rsid w:val="53647D3F"/>
    <w:rsid w:val="53E2E49E"/>
    <w:rsid w:val="54B57382"/>
    <w:rsid w:val="54EFE4F1"/>
    <w:rsid w:val="5757B98D"/>
    <w:rsid w:val="580AC15B"/>
    <w:rsid w:val="58F8AB5A"/>
    <w:rsid w:val="59DFA0ED"/>
    <w:rsid w:val="5A0D4D83"/>
    <w:rsid w:val="5AB54102"/>
    <w:rsid w:val="5C38AE43"/>
    <w:rsid w:val="5C4FB197"/>
    <w:rsid w:val="5CCABB85"/>
    <w:rsid w:val="5CF393CD"/>
    <w:rsid w:val="5D1D1B0D"/>
    <w:rsid w:val="5D3B54D4"/>
    <w:rsid w:val="5D8B9DEB"/>
    <w:rsid w:val="5DDEB16B"/>
    <w:rsid w:val="5E61C4E7"/>
    <w:rsid w:val="5EE9DCA9"/>
    <w:rsid w:val="5F0D30F8"/>
    <w:rsid w:val="5F29486E"/>
    <w:rsid w:val="5F79F516"/>
    <w:rsid w:val="606AE6C3"/>
    <w:rsid w:val="607BE184"/>
    <w:rsid w:val="608B2995"/>
    <w:rsid w:val="61E19A07"/>
    <w:rsid w:val="633E2FB3"/>
    <w:rsid w:val="635801F1"/>
    <w:rsid w:val="64805D16"/>
    <w:rsid w:val="64DF42E3"/>
    <w:rsid w:val="659816A3"/>
    <w:rsid w:val="65CF727C"/>
    <w:rsid w:val="660B5492"/>
    <w:rsid w:val="6739DD89"/>
    <w:rsid w:val="6800DE73"/>
    <w:rsid w:val="690CA581"/>
    <w:rsid w:val="691D568F"/>
    <w:rsid w:val="694F23CB"/>
    <w:rsid w:val="696A7380"/>
    <w:rsid w:val="698C1598"/>
    <w:rsid w:val="69A77E62"/>
    <w:rsid w:val="6A1A0B6B"/>
    <w:rsid w:val="6AE83936"/>
    <w:rsid w:val="6C562B0C"/>
    <w:rsid w:val="6CF85E58"/>
    <w:rsid w:val="6D3C2F8D"/>
    <w:rsid w:val="6DD71BC1"/>
    <w:rsid w:val="6E492C08"/>
    <w:rsid w:val="6EF36B4C"/>
    <w:rsid w:val="705AAF05"/>
    <w:rsid w:val="70BAA635"/>
    <w:rsid w:val="70C99757"/>
    <w:rsid w:val="721150F9"/>
    <w:rsid w:val="740C178B"/>
    <w:rsid w:val="745379E0"/>
    <w:rsid w:val="74B22CEE"/>
    <w:rsid w:val="760EC67F"/>
    <w:rsid w:val="77CE39D2"/>
    <w:rsid w:val="77FD88EE"/>
    <w:rsid w:val="7883FCE5"/>
    <w:rsid w:val="78D23E92"/>
    <w:rsid w:val="79CA5748"/>
    <w:rsid w:val="7A3A67F4"/>
    <w:rsid w:val="7A49C5DA"/>
    <w:rsid w:val="7B51BB83"/>
    <w:rsid w:val="7C51A73B"/>
    <w:rsid w:val="7D461B39"/>
    <w:rsid w:val="7D6FD298"/>
    <w:rsid w:val="7D7779FF"/>
    <w:rsid w:val="7DA7E6C6"/>
    <w:rsid w:val="7DC12C72"/>
    <w:rsid w:val="7DFBE3A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E2F3"/>
  <w15:chartTrackingRefBased/>
  <w15:docId w15:val="{1C1A277E-3A5E-4948-8C10-225846B0E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E0D"/>
  </w:style>
  <w:style w:type="paragraph" w:styleId="Heading1">
    <w:name w:val="heading 1"/>
    <w:basedOn w:val="Normal"/>
    <w:next w:val="Normal"/>
    <w:link w:val="Heading1Char"/>
    <w:uiPriority w:val="9"/>
    <w:qFormat/>
    <w:rsid w:val="00502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DDC"/>
    <w:rPr>
      <w:rFonts w:eastAsiaTheme="majorEastAsia" w:cstheme="majorBidi"/>
      <w:color w:val="272727" w:themeColor="text1" w:themeTint="D8"/>
    </w:rPr>
  </w:style>
  <w:style w:type="paragraph" w:styleId="Title">
    <w:name w:val="Title"/>
    <w:basedOn w:val="Normal"/>
    <w:next w:val="Normal"/>
    <w:link w:val="TitleChar"/>
    <w:uiPriority w:val="10"/>
    <w:qFormat/>
    <w:rsid w:val="00502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DDC"/>
    <w:pPr>
      <w:spacing w:before="160"/>
      <w:jc w:val="center"/>
    </w:pPr>
    <w:rPr>
      <w:i/>
      <w:iCs/>
      <w:color w:val="404040" w:themeColor="text1" w:themeTint="BF"/>
    </w:rPr>
  </w:style>
  <w:style w:type="character" w:customStyle="1" w:styleId="QuoteChar">
    <w:name w:val="Quote Char"/>
    <w:basedOn w:val="DefaultParagraphFont"/>
    <w:link w:val="Quote"/>
    <w:uiPriority w:val="29"/>
    <w:rsid w:val="00502DDC"/>
    <w:rPr>
      <w:i/>
      <w:iCs/>
      <w:color w:val="404040" w:themeColor="text1" w:themeTint="BF"/>
    </w:rPr>
  </w:style>
  <w:style w:type="paragraph" w:styleId="ListParagraph">
    <w:name w:val="List Paragraph"/>
    <w:basedOn w:val="Normal"/>
    <w:uiPriority w:val="34"/>
    <w:qFormat/>
    <w:rsid w:val="00502DDC"/>
    <w:pPr>
      <w:ind w:left="720"/>
      <w:contextualSpacing/>
    </w:pPr>
  </w:style>
  <w:style w:type="character" w:styleId="IntenseEmphasis">
    <w:name w:val="Intense Emphasis"/>
    <w:basedOn w:val="DefaultParagraphFont"/>
    <w:uiPriority w:val="21"/>
    <w:qFormat/>
    <w:rsid w:val="00502DDC"/>
    <w:rPr>
      <w:i/>
      <w:iCs/>
      <w:color w:val="0F4761" w:themeColor="accent1" w:themeShade="BF"/>
    </w:rPr>
  </w:style>
  <w:style w:type="paragraph" w:styleId="IntenseQuote">
    <w:name w:val="Intense Quote"/>
    <w:basedOn w:val="Normal"/>
    <w:next w:val="Normal"/>
    <w:link w:val="IntenseQuoteChar"/>
    <w:uiPriority w:val="30"/>
    <w:qFormat/>
    <w:rsid w:val="00502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DDC"/>
    <w:rPr>
      <w:i/>
      <w:iCs/>
      <w:color w:val="0F4761" w:themeColor="accent1" w:themeShade="BF"/>
    </w:rPr>
  </w:style>
  <w:style w:type="character" w:styleId="IntenseReference">
    <w:name w:val="Intense Reference"/>
    <w:basedOn w:val="DefaultParagraphFont"/>
    <w:uiPriority w:val="32"/>
    <w:qFormat/>
    <w:rsid w:val="00502DDC"/>
    <w:rPr>
      <w:b/>
      <w:bCs/>
      <w:smallCaps/>
      <w:color w:val="0F4761" w:themeColor="accent1" w:themeShade="BF"/>
      <w:spacing w:val="5"/>
    </w:rPr>
  </w:style>
  <w:style w:type="paragraph" w:styleId="Header">
    <w:name w:val="header"/>
    <w:basedOn w:val="Normal"/>
    <w:link w:val="HeaderChar"/>
    <w:uiPriority w:val="99"/>
    <w:unhideWhenUsed/>
    <w:rsid w:val="00502D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DDC"/>
  </w:style>
  <w:style w:type="paragraph" w:styleId="Footer">
    <w:name w:val="footer"/>
    <w:basedOn w:val="Normal"/>
    <w:link w:val="FooterChar"/>
    <w:uiPriority w:val="99"/>
    <w:unhideWhenUsed/>
    <w:rsid w:val="00502D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F4D3ADF8F4E564ABF039AEF19C46360" ma:contentTypeVersion="14" ma:contentTypeDescription="Create a new document." ma:contentTypeScope="" ma:versionID="17b7601a6a9f03d82d49af68d0c51c88">
  <xsd:schema xmlns:xsd="http://www.w3.org/2001/XMLSchema" xmlns:xs="http://www.w3.org/2001/XMLSchema" xmlns:p="http://schemas.microsoft.com/office/2006/metadata/properties" xmlns:ns2="ba7e13e4-52bb-49b1-8c05-3027555ed828" xmlns:ns3="2d9b38bf-c54e-40de-be20-2bfac34d6501" targetNamespace="http://schemas.microsoft.com/office/2006/metadata/properties" ma:root="true" ma:fieldsID="5558252ab9599231f0308013cc56beee" ns2:_="" ns3:_="">
    <xsd:import namespace="ba7e13e4-52bb-49b1-8c05-3027555ed828"/>
    <xsd:import namespace="2d9b38bf-c54e-40de-be20-2bfac34d65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7e13e4-52bb-49b1-8c05-3027555ed8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9b38bf-c54e-40de-be20-2bfac34d650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c46c64-44f0-4565-8e3c-72b28f3d26ff}" ma:internalName="TaxCatchAll" ma:showField="CatchAllData" ma:web="2d9b38bf-c54e-40de-be20-2bfac34d65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c5e9cd7a-283a-407b-9b45-84d2c2056e08"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a7e13e4-52bb-49b1-8c05-3027555ed828">
      <Terms xmlns="http://schemas.microsoft.com/office/infopath/2007/PartnerControls"/>
    </lcf76f155ced4ddcb4097134ff3c332f>
    <TaxCatchAll xmlns="2d9b38bf-c54e-40de-be20-2bfac34d6501" xsi:nil="true"/>
  </documentManagement>
</p:properties>
</file>

<file path=customXml/itemProps1.xml><?xml version="1.0" encoding="utf-8"?>
<ds:datastoreItem xmlns:ds="http://schemas.openxmlformats.org/officeDocument/2006/customXml" ds:itemID="{7E5917BD-A3C3-471D-AC76-810740AC1586}">
  <ds:schemaRefs>
    <ds:schemaRef ds:uri="http://schemas.openxmlformats.org/officeDocument/2006/bibliography"/>
  </ds:schemaRefs>
</ds:datastoreItem>
</file>

<file path=customXml/itemProps2.xml><?xml version="1.0" encoding="utf-8"?>
<ds:datastoreItem xmlns:ds="http://schemas.openxmlformats.org/officeDocument/2006/customXml" ds:itemID="{644A0ABD-DA6B-42B1-81D2-1C83E07A1F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7e13e4-52bb-49b1-8c05-3027555ed828"/>
    <ds:schemaRef ds:uri="2d9b38bf-c54e-40de-be20-2bfac34d6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FDC69F-6921-4E82-A0B5-C1D13BF5DAF6}">
  <ds:schemaRefs>
    <ds:schemaRef ds:uri="http://schemas.microsoft.com/sharepoint/v3/contenttype/forms"/>
  </ds:schemaRefs>
</ds:datastoreItem>
</file>

<file path=customXml/itemProps4.xml><?xml version="1.0" encoding="utf-8"?>
<ds:datastoreItem xmlns:ds="http://schemas.openxmlformats.org/officeDocument/2006/customXml" ds:itemID="{20A92C69-FC38-4234-9D26-EB1B952C50CE}">
  <ds:schemaRefs>
    <ds:schemaRef ds:uri="Microsoft.SharePoint.Taxonomy.ContentTypeSync"/>
  </ds:schemaRefs>
</ds:datastoreItem>
</file>

<file path=customXml/itemProps5.xml><?xml version="1.0" encoding="utf-8"?>
<ds:datastoreItem xmlns:ds="http://schemas.openxmlformats.org/officeDocument/2006/customXml" ds:itemID="{7E797EAD-60E8-4441-81BD-333B13123FF4}">
  <ds:schemaRefs>
    <ds:schemaRef ds:uri="http://schemas.microsoft.com/office/2006/metadata/properties"/>
    <ds:schemaRef ds:uri="http://schemas.microsoft.com/office/infopath/2007/PartnerControls"/>
    <ds:schemaRef ds:uri="ba7e13e4-52bb-49b1-8c05-3027555ed828"/>
    <ds:schemaRef ds:uri="2d9b38bf-c54e-40de-be20-2bfac34d6501"/>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29</Pages>
  <Words>4651</Words>
  <Characters>23750</Characters>
  <Application>Microsoft Office Word</Application>
  <DocSecurity>0</DocSecurity>
  <Lines>1001</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Chhabra</dc:creator>
  <cp:keywords/>
  <dc:description/>
  <cp:lastModifiedBy>Pratham Chhabra</cp:lastModifiedBy>
  <cp:revision>207</cp:revision>
  <dcterms:created xsi:type="dcterms:W3CDTF">2025-03-12T05:00:00Z</dcterms:created>
  <dcterms:modified xsi:type="dcterms:W3CDTF">2025-10-19T07:49:00Z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0x010100BF4D3ADF8F4E564ABF039AEF19C46360</vt:lpwstr>
  </property>
  <property fmtid="{D5CDD505-2E9C-101B-9397-08002B2CF9AE}" pid="3" name="MediaServiceImageTags">
    <vt:lpwstr/>
  </property>
</Properties>
</file>